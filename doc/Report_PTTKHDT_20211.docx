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2520DA" w:rsidRPr="00977652" w14:paraId="551338B9" w14:textId="77777777" w:rsidTr="003A776D">
        <w:trPr>
          <w:trHeight w:val="14134"/>
        </w:trPr>
        <w:tc>
          <w:tcPr>
            <w:tcW w:w="9288" w:type="dxa"/>
          </w:tcPr>
          <w:p w14:paraId="1C0130E9" w14:textId="77777777" w:rsidR="002520DA" w:rsidRPr="00D41531" w:rsidRDefault="002520DA" w:rsidP="00F4316B">
            <w:pPr>
              <w:spacing w:after="0" w:line="240" w:lineRule="auto"/>
              <w:ind w:hanging="11"/>
              <w:jc w:val="center"/>
            </w:pPr>
            <w:r w:rsidRPr="00E41E7A">
              <w:br w:type="page"/>
            </w:r>
            <w:bookmarkStart w:id="0" w:name="_Ref94384605"/>
            <w:bookmarkEnd w:id="0"/>
            <w:r w:rsidRPr="00D41531">
              <w:t>TRƯỜNG ĐẠI HỌC BÁCH KHOA HÀ NỘI</w:t>
            </w:r>
          </w:p>
          <w:p w14:paraId="74BE19F5" w14:textId="77777777" w:rsidR="002520DA" w:rsidRPr="00E85917" w:rsidRDefault="002520DA" w:rsidP="00F4316B">
            <w:pPr>
              <w:spacing w:after="0" w:line="240" w:lineRule="auto"/>
              <w:ind w:firstLine="0"/>
              <w:jc w:val="center"/>
              <w:rPr>
                <w:b/>
                <w:sz w:val="32"/>
                <w:szCs w:val="32"/>
              </w:rPr>
            </w:pPr>
            <w:r>
              <w:rPr>
                <w:b/>
                <w:sz w:val="32"/>
                <w:szCs w:val="32"/>
              </w:rPr>
              <w:t>VIỆN</w:t>
            </w:r>
            <w:r w:rsidRPr="00E85917">
              <w:rPr>
                <w:b/>
                <w:sz w:val="32"/>
                <w:szCs w:val="32"/>
              </w:rPr>
              <w:t xml:space="preserve"> ĐIỆN TỬ - VIỄN THÔNG</w:t>
            </w:r>
          </w:p>
          <w:p w14:paraId="3BF6B880" w14:textId="77777777" w:rsidR="002520DA" w:rsidRPr="008A725E" w:rsidRDefault="002520DA" w:rsidP="003A776D">
            <w:pPr>
              <w:rPr>
                <w:sz w:val="20"/>
              </w:rPr>
            </w:pPr>
          </w:p>
          <w:p w14:paraId="0310E0F1" w14:textId="1B234809" w:rsidR="002520DA" w:rsidRPr="00AE1825" w:rsidRDefault="00F93B2C" w:rsidP="00F4316B">
            <w:pPr>
              <w:ind w:firstLine="0"/>
              <w:jc w:val="center"/>
            </w:pPr>
            <w:r>
              <w:rPr>
                <w:noProof/>
              </w:rPr>
              <w:drawing>
                <wp:inline distT="0" distB="0" distL="0" distR="0" wp14:anchorId="338F48AD" wp14:editId="2A8487A4">
                  <wp:extent cx="2082557" cy="2159000"/>
                  <wp:effectExtent l="0" t="0" r="0" b="0"/>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2308" cy="2220944"/>
                          </a:xfrm>
                          <a:prstGeom prst="rect">
                            <a:avLst/>
                          </a:prstGeom>
                        </pic:spPr>
                      </pic:pic>
                    </a:graphicData>
                  </a:graphic>
                </wp:inline>
              </w:drawing>
            </w:r>
          </w:p>
          <w:p w14:paraId="526DF96A" w14:textId="77777777" w:rsidR="007B2BC6" w:rsidRPr="008A725E" w:rsidRDefault="007B2BC6" w:rsidP="00603196">
            <w:pPr>
              <w:ind w:firstLine="0"/>
              <w:rPr>
                <w:sz w:val="24"/>
              </w:rPr>
            </w:pPr>
          </w:p>
          <w:p w14:paraId="0237A9FA" w14:textId="0BE45773" w:rsidR="002520DA" w:rsidRPr="00F4316B" w:rsidRDefault="00F61ADB" w:rsidP="00F4316B">
            <w:pPr>
              <w:ind w:firstLine="0"/>
              <w:jc w:val="center"/>
              <w:rPr>
                <w:sz w:val="44"/>
                <w:szCs w:val="44"/>
              </w:rPr>
            </w:pPr>
            <w:r w:rsidRPr="00F4316B">
              <w:rPr>
                <w:sz w:val="44"/>
                <w:szCs w:val="44"/>
              </w:rPr>
              <w:t>BÁO CÁO</w:t>
            </w:r>
          </w:p>
          <w:p w14:paraId="356D3237" w14:textId="7F8DF7EA" w:rsidR="002520DA" w:rsidRPr="00ED1590" w:rsidRDefault="00ED1590" w:rsidP="00B13C7C">
            <w:pPr>
              <w:ind w:firstLine="0"/>
              <w:jc w:val="center"/>
              <w:rPr>
                <w:b/>
                <w:sz w:val="40"/>
                <w:szCs w:val="40"/>
              </w:rPr>
            </w:pPr>
            <w:r w:rsidRPr="00ED1590">
              <w:rPr>
                <w:b/>
                <w:sz w:val="40"/>
                <w:szCs w:val="40"/>
              </w:rPr>
              <w:t>PHÂN TÍCH THIẾT KẾ HƯỚNG ĐỐI TUỢNG</w:t>
            </w:r>
          </w:p>
          <w:p w14:paraId="424EDFE0" w14:textId="17B6BDBF" w:rsidR="00603196" w:rsidRPr="0003210C" w:rsidRDefault="002520DA" w:rsidP="00CF12D4">
            <w:pPr>
              <w:ind w:firstLine="0"/>
              <w:jc w:val="center"/>
              <w:rPr>
                <w:b/>
                <w:sz w:val="32"/>
                <w:szCs w:val="32"/>
                <w:u w:val="single"/>
              </w:rPr>
            </w:pPr>
            <w:r w:rsidRPr="0003210C">
              <w:rPr>
                <w:b/>
                <w:sz w:val="32"/>
                <w:szCs w:val="32"/>
                <w:u w:val="single"/>
              </w:rPr>
              <w:t>Đề tài:</w:t>
            </w:r>
          </w:p>
          <w:p w14:paraId="1FD9EC03" w14:textId="261B063B" w:rsidR="00F4316B" w:rsidRPr="005C63E3" w:rsidRDefault="00ED1590" w:rsidP="00844C3C">
            <w:pPr>
              <w:ind w:firstLine="0"/>
              <w:jc w:val="center"/>
              <w:rPr>
                <w:rFonts w:cs="Times New Roman"/>
                <w:b/>
                <w:bCs/>
                <w:sz w:val="40"/>
                <w:szCs w:val="40"/>
                <w:u w:val="single"/>
              </w:rPr>
            </w:pPr>
            <w:r w:rsidRPr="005C63E3">
              <w:rPr>
                <w:rFonts w:cs="Times New Roman"/>
                <w:b/>
                <w:bCs/>
                <w:color w:val="000000"/>
                <w:sz w:val="40"/>
                <w:szCs w:val="40"/>
                <w:shd w:val="clear" w:color="auto" w:fill="FFFFFF"/>
              </w:rPr>
              <w:t>Hệ thống đăng ký huớng dẫn project</w:t>
            </w:r>
          </w:p>
          <w:p w14:paraId="0BC25C49" w14:textId="77777777" w:rsidR="00234980" w:rsidRDefault="00234980" w:rsidP="00F4316B">
            <w:pPr>
              <w:ind w:firstLine="0"/>
              <w:jc w:val="center"/>
              <w:rPr>
                <w:b/>
                <w:sz w:val="28"/>
                <w:szCs w:val="28"/>
              </w:rPr>
            </w:pPr>
          </w:p>
          <w:p w14:paraId="7D328CB2" w14:textId="31C79AC9" w:rsidR="00F4316B" w:rsidRPr="00DE63C8" w:rsidRDefault="00F4316B" w:rsidP="000C1F2A">
            <w:pPr>
              <w:ind w:left="1546" w:firstLine="0"/>
              <w:rPr>
                <w:sz w:val="28"/>
                <w:szCs w:val="28"/>
              </w:rPr>
            </w:pPr>
            <w:r w:rsidRPr="00603196">
              <w:rPr>
                <w:sz w:val="28"/>
                <w:szCs w:val="28"/>
                <w:lang w:val="vi-VN"/>
              </w:rPr>
              <w:t>Giảng viên hướng dẫ</w:t>
            </w:r>
            <w:r>
              <w:rPr>
                <w:sz w:val="28"/>
                <w:szCs w:val="28"/>
                <w:lang w:val="vi-VN"/>
              </w:rPr>
              <w:t xml:space="preserve">n: </w:t>
            </w:r>
            <w:r w:rsidR="00DE63C8">
              <w:rPr>
                <w:sz w:val="28"/>
                <w:szCs w:val="28"/>
              </w:rPr>
              <w:t>Thầy Vũ Song Tùng</w:t>
            </w:r>
          </w:p>
          <w:p w14:paraId="402436DA" w14:textId="04F5C025" w:rsidR="00603196" w:rsidRPr="00BF4AD0" w:rsidRDefault="00F4316B" w:rsidP="000C1F2A">
            <w:pPr>
              <w:ind w:left="1688" w:hanging="141"/>
              <w:rPr>
                <w:sz w:val="28"/>
                <w:szCs w:val="28"/>
                <w:lang w:val="vi-VN"/>
              </w:rPr>
            </w:pPr>
            <w:r>
              <w:rPr>
                <w:sz w:val="28"/>
                <w:szCs w:val="28"/>
              </w:rPr>
              <w:t>Nhóm s</w:t>
            </w:r>
            <w:r w:rsidR="002520DA" w:rsidRPr="00603196">
              <w:rPr>
                <w:sz w:val="28"/>
                <w:szCs w:val="28"/>
                <w:lang w:val="vi-VN"/>
              </w:rPr>
              <w:t>inh viên thực hiện:</w:t>
            </w:r>
            <w:r w:rsidR="00603196" w:rsidRPr="00BF4AD0">
              <w:rPr>
                <w:sz w:val="28"/>
                <w:szCs w:val="28"/>
                <w:lang w:val="vi-VN"/>
              </w:rPr>
              <w:t xml:space="preserve"> </w:t>
            </w:r>
          </w:p>
          <w:tbl>
            <w:tblPr>
              <w:tblStyle w:val="TableGrid"/>
              <w:tblW w:w="0" w:type="auto"/>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tblGrid>
            <w:tr w:rsidR="006E1E81" w:rsidRPr="00977652" w14:paraId="544D0F00" w14:textId="77777777" w:rsidTr="006E1E81">
              <w:tc>
                <w:tcPr>
                  <w:tcW w:w="3020" w:type="dxa"/>
                  <w:vAlign w:val="center"/>
                </w:tcPr>
                <w:p w14:paraId="14D2A196" w14:textId="04179B3F" w:rsidR="006E1E81" w:rsidRPr="008A725E" w:rsidRDefault="006E1E81" w:rsidP="008F4917">
                  <w:pPr>
                    <w:framePr w:hSpace="180" w:wrap="around" w:vAnchor="text" w:hAnchor="text" w:y="1"/>
                    <w:ind w:firstLine="0"/>
                    <w:suppressOverlap/>
                    <w:rPr>
                      <w:b/>
                      <w:sz w:val="28"/>
                      <w:szCs w:val="28"/>
                      <w:lang w:val="vi-VN"/>
                    </w:rPr>
                  </w:pPr>
                  <w:r w:rsidRPr="008A725E">
                    <w:rPr>
                      <w:b/>
                      <w:sz w:val="28"/>
                      <w:szCs w:val="28"/>
                      <w:lang w:val="vi-VN"/>
                    </w:rPr>
                    <w:t>Họ và tên</w:t>
                  </w:r>
                </w:p>
              </w:tc>
              <w:tc>
                <w:tcPr>
                  <w:tcW w:w="3021" w:type="dxa"/>
                  <w:vAlign w:val="center"/>
                </w:tcPr>
                <w:p w14:paraId="6F8DB920" w14:textId="59888017" w:rsidR="006E1E81" w:rsidRPr="008A725E" w:rsidRDefault="006E1E81" w:rsidP="008F4917">
                  <w:pPr>
                    <w:framePr w:hSpace="180" w:wrap="around" w:vAnchor="text" w:hAnchor="text" w:y="1"/>
                    <w:ind w:firstLine="0"/>
                    <w:suppressOverlap/>
                    <w:jc w:val="center"/>
                    <w:rPr>
                      <w:b/>
                      <w:sz w:val="28"/>
                      <w:szCs w:val="28"/>
                      <w:lang w:val="vi-VN"/>
                    </w:rPr>
                  </w:pPr>
                  <w:r w:rsidRPr="008A725E">
                    <w:rPr>
                      <w:b/>
                      <w:sz w:val="28"/>
                      <w:szCs w:val="28"/>
                      <w:lang w:val="vi-VN"/>
                    </w:rPr>
                    <w:t>MSSV</w:t>
                  </w:r>
                </w:p>
              </w:tc>
            </w:tr>
            <w:tr w:rsidR="006E1E81" w:rsidRPr="00977652" w14:paraId="035CEF08" w14:textId="77777777" w:rsidTr="006E1E81">
              <w:tc>
                <w:tcPr>
                  <w:tcW w:w="3020" w:type="dxa"/>
                  <w:vAlign w:val="center"/>
                </w:tcPr>
                <w:p w14:paraId="2B4568A4" w14:textId="388FC37C" w:rsidR="006E1E81" w:rsidRPr="006E1E81" w:rsidRDefault="006E1E81" w:rsidP="008F4917">
                  <w:pPr>
                    <w:framePr w:hSpace="180" w:wrap="around" w:vAnchor="text" w:hAnchor="text" w:y="1"/>
                    <w:ind w:firstLine="0"/>
                    <w:suppressOverlap/>
                    <w:jc w:val="left"/>
                    <w:rPr>
                      <w:sz w:val="28"/>
                      <w:szCs w:val="28"/>
                    </w:rPr>
                  </w:pPr>
                  <w:r>
                    <w:rPr>
                      <w:sz w:val="28"/>
                      <w:szCs w:val="28"/>
                    </w:rPr>
                    <w:t>Phạm Ngọc Lâm</w:t>
                  </w:r>
                </w:p>
              </w:tc>
              <w:tc>
                <w:tcPr>
                  <w:tcW w:w="3021" w:type="dxa"/>
                  <w:vAlign w:val="center"/>
                </w:tcPr>
                <w:p w14:paraId="20CC15CD" w14:textId="1964D546" w:rsidR="006E1E81" w:rsidRPr="00821F3E" w:rsidRDefault="006E1E81" w:rsidP="008F4917">
                  <w:pPr>
                    <w:framePr w:hSpace="180" w:wrap="around" w:vAnchor="text" w:hAnchor="text" w:y="1"/>
                    <w:ind w:firstLine="0"/>
                    <w:suppressOverlap/>
                    <w:jc w:val="center"/>
                    <w:rPr>
                      <w:sz w:val="28"/>
                      <w:szCs w:val="28"/>
                    </w:rPr>
                  </w:pPr>
                  <w:r w:rsidRPr="00BF4AD0">
                    <w:rPr>
                      <w:sz w:val="28"/>
                      <w:szCs w:val="28"/>
                      <w:lang w:val="vi-VN"/>
                    </w:rPr>
                    <w:t>201</w:t>
                  </w:r>
                  <w:r w:rsidR="00821F3E">
                    <w:rPr>
                      <w:sz w:val="28"/>
                      <w:szCs w:val="28"/>
                    </w:rPr>
                    <w:t>82628</w:t>
                  </w:r>
                </w:p>
              </w:tc>
            </w:tr>
            <w:tr w:rsidR="006E1E81" w:rsidRPr="00977652" w14:paraId="6B8D6E83" w14:textId="77777777" w:rsidTr="006E1E81">
              <w:tc>
                <w:tcPr>
                  <w:tcW w:w="3020" w:type="dxa"/>
                  <w:vAlign w:val="center"/>
                </w:tcPr>
                <w:p w14:paraId="1F4AA920" w14:textId="0457177E" w:rsidR="006E1E81" w:rsidRPr="006E1E81" w:rsidRDefault="00DE63C8" w:rsidP="008F4917">
                  <w:pPr>
                    <w:framePr w:hSpace="180" w:wrap="around" w:vAnchor="text" w:hAnchor="text" w:y="1"/>
                    <w:ind w:firstLine="0"/>
                    <w:suppressOverlap/>
                    <w:jc w:val="left"/>
                    <w:rPr>
                      <w:sz w:val="28"/>
                      <w:szCs w:val="28"/>
                    </w:rPr>
                  </w:pPr>
                  <w:r>
                    <w:rPr>
                      <w:sz w:val="28"/>
                      <w:szCs w:val="28"/>
                    </w:rPr>
                    <w:t>Nguyễn Huy Nam</w:t>
                  </w:r>
                </w:p>
              </w:tc>
              <w:tc>
                <w:tcPr>
                  <w:tcW w:w="3021" w:type="dxa"/>
                  <w:vAlign w:val="center"/>
                </w:tcPr>
                <w:p w14:paraId="0E46F257" w14:textId="6C917A90" w:rsidR="006E1E81" w:rsidRPr="00821F3E" w:rsidRDefault="00553A01" w:rsidP="008F4917">
                  <w:pPr>
                    <w:framePr w:hSpace="180" w:wrap="around" w:vAnchor="text" w:hAnchor="text" w:y="1"/>
                    <w:ind w:firstLine="0"/>
                    <w:suppressOverlap/>
                    <w:jc w:val="center"/>
                    <w:rPr>
                      <w:sz w:val="28"/>
                      <w:szCs w:val="28"/>
                    </w:rPr>
                  </w:pPr>
                  <w:r>
                    <w:rPr>
                      <w:sz w:val="28"/>
                      <w:szCs w:val="28"/>
                    </w:rPr>
                    <w:t>2018</w:t>
                  </w:r>
                  <w:r w:rsidR="00641FBF">
                    <w:rPr>
                      <w:sz w:val="28"/>
                      <w:szCs w:val="28"/>
                    </w:rPr>
                    <w:t>xxxx</w:t>
                  </w:r>
                </w:p>
              </w:tc>
            </w:tr>
            <w:tr w:rsidR="006E1E81" w:rsidRPr="00977652" w14:paraId="1989DFEA" w14:textId="77777777" w:rsidTr="006E1E81">
              <w:tc>
                <w:tcPr>
                  <w:tcW w:w="3020" w:type="dxa"/>
                  <w:vAlign w:val="center"/>
                </w:tcPr>
                <w:p w14:paraId="2BD586A3" w14:textId="36F02542" w:rsidR="006E1E81" w:rsidRPr="006E1E81" w:rsidRDefault="00DE63C8" w:rsidP="008F4917">
                  <w:pPr>
                    <w:framePr w:hSpace="180" w:wrap="around" w:vAnchor="text" w:hAnchor="text" w:y="1"/>
                    <w:ind w:firstLine="0"/>
                    <w:suppressOverlap/>
                    <w:jc w:val="left"/>
                    <w:rPr>
                      <w:sz w:val="28"/>
                      <w:szCs w:val="28"/>
                    </w:rPr>
                  </w:pPr>
                  <w:r>
                    <w:rPr>
                      <w:sz w:val="28"/>
                      <w:szCs w:val="28"/>
                    </w:rPr>
                    <w:t>Lê Thị Ngân</w:t>
                  </w:r>
                </w:p>
              </w:tc>
              <w:tc>
                <w:tcPr>
                  <w:tcW w:w="3021" w:type="dxa"/>
                  <w:vAlign w:val="center"/>
                </w:tcPr>
                <w:p w14:paraId="399AD62F" w14:textId="2A76D282" w:rsidR="006E1E81" w:rsidRPr="00821F3E" w:rsidRDefault="00553A01" w:rsidP="008F4917">
                  <w:pPr>
                    <w:framePr w:hSpace="180" w:wrap="around" w:vAnchor="text" w:hAnchor="text" w:y="1"/>
                    <w:ind w:firstLine="0"/>
                    <w:suppressOverlap/>
                    <w:jc w:val="center"/>
                    <w:rPr>
                      <w:sz w:val="28"/>
                      <w:szCs w:val="28"/>
                    </w:rPr>
                  </w:pPr>
                  <w:r>
                    <w:rPr>
                      <w:sz w:val="28"/>
                      <w:szCs w:val="28"/>
                    </w:rPr>
                    <w:t>2018</w:t>
                  </w:r>
                  <w:r w:rsidR="00641FBF">
                    <w:rPr>
                      <w:sz w:val="28"/>
                      <w:szCs w:val="28"/>
                    </w:rPr>
                    <w:t>xxxx</w:t>
                  </w:r>
                </w:p>
              </w:tc>
            </w:tr>
            <w:tr w:rsidR="006E1E81" w:rsidRPr="00977652" w14:paraId="15F116FB" w14:textId="77777777" w:rsidTr="006E1E81">
              <w:tc>
                <w:tcPr>
                  <w:tcW w:w="3020" w:type="dxa"/>
                  <w:vAlign w:val="center"/>
                </w:tcPr>
                <w:p w14:paraId="595FE155" w14:textId="5A3838C3" w:rsidR="006E1E81" w:rsidRPr="006E1E81" w:rsidRDefault="00DE63C8" w:rsidP="008F4917">
                  <w:pPr>
                    <w:framePr w:hSpace="180" w:wrap="around" w:vAnchor="text" w:hAnchor="text" w:y="1"/>
                    <w:ind w:firstLine="0"/>
                    <w:suppressOverlap/>
                    <w:jc w:val="left"/>
                    <w:rPr>
                      <w:sz w:val="28"/>
                      <w:szCs w:val="28"/>
                    </w:rPr>
                  </w:pPr>
                  <w:r>
                    <w:rPr>
                      <w:sz w:val="28"/>
                      <w:szCs w:val="28"/>
                    </w:rPr>
                    <w:t>Quách Thị Dung</w:t>
                  </w:r>
                </w:p>
              </w:tc>
              <w:tc>
                <w:tcPr>
                  <w:tcW w:w="3021" w:type="dxa"/>
                  <w:vAlign w:val="center"/>
                </w:tcPr>
                <w:p w14:paraId="4E54651A" w14:textId="2E4B504D" w:rsidR="006E1E81" w:rsidRPr="00A05596" w:rsidRDefault="00553A01" w:rsidP="008F4917">
                  <w:pPr>
                    <w:framePr w:hSpace="180" w:wrap="around" w:vAnchor="text" w:hAnchor="text" w:y="1"/>
                    <w:ind w:firstLine="0"/>
                    <w:suppressOverlap/>
                    <w:jc w:val="center"/>
                    <w:rPr>
                      <w:sz w:val="28"/>
                      <w:szCs w:val="28"/>
                    </w:rPr>
                  </w:pPr>
                  <w:r>
                    <w:rPr>
                      <w:sz w:val="28"/>
                      <w:szCs w:val="28"/>
                    </w:rPr>
                    <w:t>2018</w:t>
                  </w:r>
                  <w:r w:rsidR="00641FBF">
                    <w:rPr>
                      <w:sz w:val="28"/>
                      <w:szCs w:val="28"/>
                    </w:rPr>
                    <w:t>xxxx</w:t>
                  </w:r>
                </w:p>
              </w:tc>
            </w:tr>
            <w:tr w:rsidR="006E1E81" w:rsidRPr="00977652" w14:paraId="4C79F2BB" w14:textId="77777777" w:rsidTr="006E1E81">
              <w:tc>
                <w:tcPr>
                  <w:tcW w:w="3020" w:type="dxa"/>
                  <w:vAlign w:val="center"/>
                </w:tcPr>
                <w:p w14:paraId="26E589A9" w14:textId="23E53E6D" w:rsidR="006E1E81" w:rsidRPr="00BF4AD0" w:rsidRDefault="006E1E81" w:rsidP="008F4917">
                  <w:pPr>
                    <w:framePr w:hSpace="180" w:wrap="around" w:vAnchor="text" w:hAnchor="text" w:y="1"/>
                    <w:ind w:firstLine="0"/>
                    <w:suppressOverlap/>
                    <w:rPr>
                      <w:sz w:val="28"/>
                      <w:szCs w:val="28"/>
                      <w:lang w:val="vi-VN"/>
                    </w:rPr>
                  </w:pPr>
                </w:p>
              </w:tc>
              <w:tc>
                <w:tcPr>
                  <w:tcW w:w="3021" w:type="dxa"/>
                  <w:vAlign w:val="center"/>
                </w:tcPr>
                <w:p w14:paraId="4EDEEC3D" w14:textId="64C0F21C" w:rsidR="006E1E81" w:rsidRPr="00977652" w:rsidRDefault="006E1E81" w:rsidP="008F4917">
                  <w:pPr>
                    <w:framePr w:hSpace="180" w:wrap="around" w:vAnchor="text" w:hAnchor="text" w:y="1"/>
                    <w:ind w:firstLine="0"/>
                    <w:suppressOverlap/>
                    <w:jc w:val="center"/>
                    <w:rPr>
                      <w:sz w:val="28"/>
                      <w:szCs w:val="28"/>
                      <w:lang w:val="vi-VN"/>
                    </w:rPr>
                  </w:pPr>
                </w:p>
              </w:tc>
            </w:tr>
          </w:tbl>
          <w:p w14:paraId="2BF02216" w14:textId="77777777" w:rsidR="007B2BC6" w:rsidRDefault="007B2BC6" w:rsidP="00F4316B">
            <w:pPr>
              <w:ind w:firstLine="0"/>
              <w:jc w:val="center"/>
              <w:rPr>
                <w:sz w:val="28"/>
                <w:szCs w:val="28"/>
                <w:lang w:val="vi-VN"/>
              </w:rPr>
            </w:pPr>
          </w:p>
          <w:p w14:paraId="1C55E056" w14:textId="77777777" w:rsidR="00CB098D" w:rsidRDefault="00CB098D" w:rsidP="003D1A32">
            <w:pPr>
              <w:spacing w:after="0" w:line="240" w:lineRule="auto"/>
              <w:ind w:left="3531" w:firstLine="0"/>
              <w:rPr>
                <w:b/>
                <w:bCs/>
                <w:i/>
                <w:iCs/>
                <w:sz w:val="28"/>
                <w:szCs w:val="28"/>
                <w:lang w:val="de-DE"/>
              </w:rPr>
            </w:pPr>
          </w:p>
          <w:p w14:paraId="17CAAB1D" w14:textId="44DB07C9" w:rsidR="002520DA" w:rsidRPr="006E1E81" w:rsidRDefault="002520DA" w:rsidP="003D1A32">
            <w:pPr>
              <w:spacing w:after="0" w:line="240" w:lineRule="auto"/>
              <w:ind w:left="3531" w:firstLine="0"/>
              <w:rPr>
                <w:b/>
                <w:bCs/>
                <w:i/>
                <w:iCs/>
                <w:sz w:val="28"/>
                <w:szCs w:val="28"/>
                <w:lang w:val="de-DE"/>
              </w:rPr>
            </w:pPr>
            <w:r w:rsidRPr="006E1E81">
              <w:rPr>
                <w:b/>
                <w:bCs/>
                <w:i/>
                <w:iCs/>
                <w:sz w:val="28"/>
                <w:szCs w:val="28"/>
                <w:lang w:val="de-DE"/>
              </w:rPr>
              <w:t xml:space="preserve">Hà Nội, </w:t>
            </w:r>
            <w:r w:rsidR="00757DDD">
              <w:rPr>
                <w:b/>
                <w:bCs/>
                <w:i/>
                <w:iCs/>
                <w:sz w:val="28"/>
                <w:szCs w:val="28"/>
                <w:lang w:val="de-DE"/>
              </w:rPr>
              <w:t>2</w:t>
            </w:r>
            <w:r w:rsidR="00BF4AD0" w:rsidRPr="006E1E81">
              <w:rPr>
                <w:b/>
                <w:bCs/>
                <w:i/>
                <w:iCs/>
                <w:sz w:val="28"/>
                <w:szCs w:val="28"/>
                <w:lang w:val="de-DE"/>
              </w:rPr>
              <w:t>/202</w:t>
            </w:r>
            <w:r w:rsidR="006E1E81" w:rsidRPr="006E1E81">
              <w:rPr>
                <w:b/>
                <w:bCs/>
                <w:i/>
                <w:iCs/>
                <w:sz w:val="28"/>
                <w:szCs w:val="28"/>
                <w:lang w:val="de-DE"/>
              </w:rPr>
              <w:t>2</w:t>
            </w:r>
          </w:p>
        </w:tc>
      </w:tr>
    </w:tbl>
    <w:p w14:paraId="5D73EC18" w14:textId="77777777" w:rsidR="00B836A5" w:rsidRPr="00603196" w:rsidRDefault="00B836A5" w:rsidP="00B40C28">
      <w:pPr>
        <w:pStyle w:val="Heading1"/>
        <w:numPr>
          <w:ilvl w:val="0"/>
          <w:numId w:val="0"/>
        </w:numPr>
        <w:jc w:val="both"/>
        <w:rPr>
          <w:lang w:val="vi-VN"/>
        </w:rPr>
        <w:sectPr w:rsidR="00B836A5" w:rsidRPr="00603196"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1C5286C1" w14:textId="4E11A0DE" w:rsidR="000E73DA" w:rsidRDefault="00AF79CD" w:rsidP="000E73DA">
      <w:pPr>
        <w:spacing w:before="0" w:after="600"/>
        <w:jc w:val="center"/>
        <w:rPr>
          <w:b/>
          <w:sz w:val="32"/>
          <w:szCs w:val="32"/>
          <w:lang w:val="vi-VN"/>
        </w:rPr>
      </w:pPr>
      <w:r w:rsidRPr="00603196">
        <w:rPr>
          <w:b/>
          <w:sz w:val="32"/>
          <w:szCs w:val="32"/>
          <w:lang w:val="vi-VN"/>
        </w:rPr>
        <w:lastRenderedPageBreak/>
        <w:t>LỜI NÓI ĐẦU</w:t>
      </w:r>
    </w:p>
    <w:p w14:paraId="66C357AB" w14:textId="63F4BC58" w:rsidR="00563ACB" w:rsidRDefault="000E73DA" w:rsidP="00202398">
      <w:pPr>
        <w:ind w:firstLine="720"/>
        <w:rPr>
          <w:szCs w:val="32"/>
          <w:lang w:val="vi-VN"/>
        </w:rPr>
      </w:pPr>
      <w:r w:rsidRPr="00563ACB">
        <w:rPr>
          <w:szCs w:val="32"/>
          <w:lang w:val="vi-VN"/>
        </w:rPr>
        <w:t xml:space="preserve">Ngày </w:t>
      </w:r>
      <w:r w:rsidR="00563ACB" w:rsidRPr="00563ACB">
        <w:rPr>
          <w:szCs w:val="32"/>
          <w:lang w:val="vi-VN"/>
        </w:rPr>
        <w:t>nay với sự phát triển mạnh mẽ của kinh tế kép theo xu hướng toàn cầu hóa. Thế giới đang bước và kỉ nguyên thông tin, kỉ nguyên số. Nhu cầu trao đổi thông tin giữa người với người, giữa quốc gia vùng lãnh thổ này với các quốc gia vùng lãnh thổ khá</w:t>
      </w:r>
      <w:r w:rsidR="006A179D">
        <w:rPr>
          <w:szCs w:val="32"/>
        </w:rPr>
        <w:t>c</w:t>
      </w:r>
      <w:r w:rsidR="00563ACB" w:rsidRPr="00563ACB">
        <w:rPr>
          <w:szCs w:val="32"/>
          <w:lang w:val="vi-VN"/>
        </w:rPr>
        <w:t xml:space="preserve"> bức thiết hơn vào lúc này. </w:t>
      </w:r>
    </w:p>
    <w:p w14:paraId="1B5E4DF1" w14:textId="2B2EA964" w:rsidR="006C29CE" w:rsidRDefault="0035628A" w:rsidP="00202398">
      <w:pPr>
        <w:ind w:firstLine="720"/>
        <w:rPr>
          <w:szCs w:val="32"/>
          <w:lang w:val="vi-VN"/>
        </w:rPr>
      </w:pPr>
      <w:r w:rsidRPr="0035628A">
        <w:rPr>
          <w:szCs w:val="32"/>
          <w:lang w:val="vi-VN"/>
        </w:rPr>
        <w:t>Với sự hướng dẫn của thầy Nguyễn Anh Quang, cùng với sự tìm hiểu qua các tài liệu thì nhóm em xin được trình bày báo cáo về việc nghiên cứu</w:t>
      </w:r>
      <w:r w:rsidR="009E3C05">
        <w:rPr>
          <w:szCs w:val="32"/>
        </w:rPr>
        <w:t xml:space="preserve">, mô phỏng </w:t>
      </w:r>
      <w:r w:rsidR="00721E10">
        <w:rPr>
          <w:szCs w:val="32"/>
        </w:rPr>
        <w:t xml:space="preserve">điều chế </w:t>
      </w:r>
      <w:r w:rsidR="007B23B8">
        <w:rPr>
          <w:szCs w:val="32"/>
        </w:rPr>
        <w:t>QPSK</w:t>
      </w:r>
      <w:r w:rsidR="00FB70CE">
        <w:rPr>
          <w:szCs w:val="32"/>
        </w:rPr>
        <w:t>/</w:t>
      </w:r>
      <w:r w:rsidR="002672BB">
        <w:rPr>
          <w:szCs w:val="32"/>
        </w:rPr>
        <w:t xml:space="preserve">16-QAM </w:t>
      </w:r>
      <w:r w:rsidR="002C7ECA">
        <w:rPr>
          <w:szCs w:val="32"/>
        </w:rPr>
        <w:t>trong các mô hình kênh truyền</w:t>
      </w:r>
      <w:r>
        <w:rPr>
          <w:szCs w:val="32"/>
          <w:lang w:val="vi-VN"/>
        </w:rPr>
        <w:t>.</w:t>
      </w:r>
      <w:r w:rsidRPr="0035628A">
        <w:rPr>
          <w:szCs w:val="32"/>
          <w:lang w:val="vi-VN"/>
        </w:rPr>
        <w:t xml:space="preserve"> Mong thầy</w:t>
      </w:r>
      <w:r w:rsidR="006C29CE" w:rsidRPr="00977652">
        <w:rPr>
          <w:szCs w:val="32"/>
          <w:lang w:val="vi-VN"/>
        </w:rPr>
        <w:t xml:space="preserve"> </w:t>
      </w:r>
      <w:r w:rsidRPr="0035628A">
        <w:rPr>
          <w:szCs w:val="32"/>
          <w:lang w:val="vi-VN"/>
        </w:rPr>
        <w:t xml:space="preserve">đưa ra những nhận xét </w:t>
      </w:r>
      <w:r w:rsidR="006C29CE" w:rsidRPr="00977652">
        <w:rPr>
          <w:szCs w:val="32"/>
          <w:lang w:val="vi-VN"/>
        </w:rPr>
        <w:t xml:space="preserve">góp ý </w:t>
      </w:r>
      <w:r w:rsidRPr="0035628A">
        <w:rPr>
          <w:szCs w:val="32"/>
          <w:lang w:val="vi-VN"/>
        </w:rPr>
        <w:t xml:space="preserve">cho nhóm chúng em để nhóm chúng em có thể hoàn thành tốt hơn bài báo cáo. </w:t>
      </w:r>
    </w:p>
    <w:p w14:paraId="43B2315F" w14:textId="2E1C1AED" w:rsidR="0035628A" w:rsidRPr="00977652" w:rsidRDefault="0035628A" w:rsidP="00202398">
      <w:pPr>
        <w:ind w:firstLine="720"/>
        <w:rPr>
          <w:szCs w:val="32"/>
          <w:lang w:val="vi-VN"/>
        </w:rPr>
      </w:pPr>
      <w:r w:rsidRPr="0035628A">
        <w:rPr>
          <w:szCs w:val="32"/>
          <w:lang w:val="vi-VN"/>
        </w:rPr>
        <w:t>C</w:t>
      </w:r>
      <w:r w:rsidRPr="00977652">
        <w:rPr>
          <w:szCs w:val="32"/>
          <w:lang w:val="vi-VN"/>
        </w:rPr>
        <w:t xml:space="preserve">húng em </w:t>
      </w:r>
      <w:r w:rsidR="006C29CE" w:rsidRPr="00977652">
        <w:rPr>
          <w:szCs w:val="32"/>
          <w:lang w:val="vi-VN"/>
        </w:rPr>
        <w:t xml:space="preserve">xin chân thành </w:t>
      </w:r>
      <w:r w:rsidRPr="00977652">
        <w:rPr>
          <w:szCs w:val="32"/>
          <w:lang w:val="vi-VN"/>
        </w:rPr>
        <w:t>cả</w:t>
      </w:r>
      <w:r w:rsidR="00202398">
        <w:rPr>
          <w:szCs w:val="32"/>
          <w:lang w:val="vi-VN"/>
        </w:rPr>
        <w:t>m ơn</w:t>
      </w:r>
      <w:r w:rsidRPr="00977652">
        <w:rPr>
          <w:szCs w:val="32"/>
          <w:lang w:val="vi-VN"/>
        </w:rPr>
        <w:t>!</w:t>
      </w:r>
    </w:p>
    <w:p w14:paraId="638AB19A" w14:textId="5ACC559B" w:rsidR="000E73DA" w:rsidRDefault="000E73DA" w:rsidP="000E73DA">
      <w:pPr>
        <w:rPr>
          <w:sz w:val="32"/>
          <w:szCs w:val="32"/>
          <w:lang w:val="vi-VN"/>
        </w:rPr>
      </w:pPr>
    </w:p>
    <w:p w14:paraId="6BFD1464" w14:textId="77777777" w:rsidR="000E73DA" w:rsidRPr="000E73DA" w:rsidRDefault="000E73DA" w:rsidP="000E73DA">
      <w:pPr>
        <w:rPr>
          <w:sz w:val="32"/>
          <w:szCs w:val="32"/>
          <w:lang w:val="vi-VN"/>
        </w:rPr>
        <w:sectPr w:rsidR="000E73DA" w:rsidRPr="000E73DA" w:rsidSect="00B836A5">
          <w:type w:val="oddPage"/>
          <w:pgSz w:w="11906" w:h="16838" w:code="9"/>
          <w:pgMar w:top="1134" w:right="1138" w:bottom="1411" w:left="1699" w:header="850" w:footer="432" w:gutter="0"/>
          <w:pgNumType w:fmt="lowerRoman" w:start="1"/>
          <w:cols w:space="454"/>
          <w:docGrid w:type="lines" w:linePitch="360"/>
        </w:sectPr>
      </w:pPr>
    </w:p>
    <w:p w14:paraId="36BB6AC7" w14:textId="77777777" w:rsidR="00C82B07" w:rsidRPr="00603196" w:rsidRDefault="00C82B07" w:rsidP="001D7872">
      <w:pPr>
        <w:spacing w:before="0" w:after="600"/>
        <w:ind w:firstLine="0"/>
        <w:jc w:val="center"/>
        <w:rPr>
          <w:b/>
          <w:sz w:val="32"/>
          <w:szCs w:val="32"/>
          <w:lang w:val="vi-VN"/>
        </w:rPr>
      </w:pPr>
      <w:r w:rsidRPr="00603196">
        <w:rPr>
          <w:b/>
          <w:sz w:val="32"/>
          <w:szCs w:val="32"/>
          <w:lang w:val="vi-VN"/>
        </w:rPr>
        <w:lastRenderedPageBreak/>
        <w:t>MỤ</w:t>
      </w:r>
      <w:r w:rsidR="00072F60" w:rsidRPr="00603196">
        <w:rPr>
          <w:b/>
          <w:sz w:val="32"/>
          <w:szCs w:val="32"/>
          <w:lang w:val="vi-VN"/>
        </w:rPr>
        <w:t>C L</w:t>
      </w:r>
      <w:r w:rsidRPr="00603196">
        <w:rPr>
          <w:b/>
          <w:sz w:val="32"/>
          <w:szCs w:val="32"/>
          <w:lang w:val="vi-VN"/>
        </w:rPr>
        <w:t>ỤC</w:t>
      </w:r>
    </w:p>
    <w:p w14:paraId="1A352DFD" w14:textId="18E79E41" w:rsidR="0057646D" w:rsidRDefault="001E4C07">
      <w:pPr>
        <w:pStyle w:val="TOC1"/>
        <w:rPr>
          <w:rFonts w:asciiTheme="minorHAnsi" w:eastAsiaTheme="minorEastAsia" w:hAnsiTheme="minorHAnsi" w:cstheme="minorBidi"/>
          <w:b w:val="0"/>
          <w:noProof/>
          <w:kern w:val="0"/>
          <w:sz w:val="22"/>
          <w:szCs w:val="22"/>
        </w:rPr>
      </w:pPr>
      <w:r>
        <w:fldChar w:fldCharType="begin"/>
      </w:r>
      <w:r w:rsidR="007F7646" w:rsidRPr="00603196">
        <w:rPr>
          <w:lang w:val="vi-VN"/>
        </w:rPr>
        <w:instrText xml:space="preserve"> TOC \o "1-3" \h \z \u </w:instrText>
      </w:r>
      <w:r>
        <w:fldChar w:fldCharType="separate"/>
      </w:r>
      <w:hyperlink w:anchor="_Toc94471108" w:history="1">
        <w:r w:rsidR="0057646D" w:rsidRPr="00930E70">
          <w:rPr>
            <w:rStyle w:val="Hyperlink"/>
            <w:noProof/>
          </w:rPr>
          <w:t>DANH MỤC HÌNH VẼ</w:t>
        </w:r>
        <w:r w:rsidR="0057646D">
          <w:rPr>
            <w:noProof/>
            <w:webHidden/>
          </w:rPr>
          <w:tab/>
        </w:r>
        <w:r w:rsidR="0057646D">
          <w:rPr>
            <w:noProof/>
            <w:webHidden/>
          </w:rPr>
          <w:fldChar w:fldCharType="begin"/>
        </w:r>
        <w:r w:rsidR="0057646D">
          <w:rPr>
            <w:noProof/>
            <w:webHidden/>
          </w:rPr>
          <w:instrText xml:space="preserve"> PAGEREF _Toc94471108 \h </w:instrText>
        </w:r>
        <w:r w:rsidR="0057646D">
          <w:rPr>
            <w:noProof/>
            <w:webHidden/>
          </w:rPr>
        </w:r>
        <w:r w:rsidR="0057646D">
          <w:rPr>
            <w:noProof/>
            <w:webHidden/>
          </w:rPr>
          <w:fldChar w:fldCharType="separate"/>
        </w:r>
        <w:r w:rsidR="005235FE">
          <w:rPr>
            <w:noProof/>
            <w:webHidden/>
          </w:rPr>
          <w:t>1</w:t>
        </w:r>
        <w:r w:rsidR="0057646D">
          <w:rPr>
            <w:noProof/>
            <w:webHidden/>
          </w:rPr>
          <w:fldChar w:fldCharType="end"/>
        </w:r>
      </w:hyperlink>
    </w:p>
    <w:p w14:paraId="05320B38" w14:textId="0F9D5E27" w:rsidR="0057646D" w:rsidRDefault="00C571D3">
      <w:pPr>
        <w:pStyle w:val="TOC1"/>
        <w:rPr>
          <w:rFonts w:asciiTheme="minorHAnsi" w:eastAsiaTheme="minorEastAsia" w:hAnsiTheme="minorHAnsi" w:cstheme="minorBidi"/>
          <w:b w:val="0"/>
          <w:noProof/>
          <w:kern w:val="0"/>
          <w:sz w:val="22"/>
          <w:szCs w:val="22"/>
        </w:rPr>
      </w:pPr>
      <w:hyperlink w:anchor="_Toc94471109" w:history="1">
        <w:r w:rsidR="0057646D" w:rsidRPr="00930E70">
          <w:rPr>
            <w:rStyle w:val="Hyperlink"/>
            <w:noProof/>
          </w:rPr>
          <w:t>DANH MỤC BẢNG BIỂU</w:t>
        </w:r>
        <w:r w:rsidR="0057646D">
          <w:rPr>
            <w:noProof/>
            <w:webHidden/>
          </w:rPr>
          <w:tab/>
        </w:r>
        <w:r w:rsidR="0057646D">
          <w:rPr>
            <w:noProof/>
            <w:webHidden/>
          </w:rPr>
          <w:fldChar w:fldCharType="begin"/>
        </w:r>
        <w:r w:rsidR="0057646D">
          <w:rPr>
            <w:noProof/>
            <w:webHidden/>
          </w:rPr>
          <w:instrText xml:space="preserve"> PAGEREF _Toc94471109 \h </w:instrText>
        </w:r>
        <w:r w:rsidR="0057646D">
          <w:rPr>
            <w:noProof/>
            <w:webHidden/>
          </w:rPr>
        </w:r>
        <w:r w:rsidR="0057646D">
          <w:rPr>
            <w:noProof/>
            <w:webHidden/>
          </w:rPr>
          <w:fldChar w:fldCharType="separate"/>
        </w:r>
        <w:r w:rsidR="005235FE">
          <w:rPr>
            <w:noProof/>
            <w:webHidden/>
          </w:rPr>
          <w:t>2</w:t>
        </w:r>
        <w:r w:rsidR="0057646D">
          <w:rPr>
            <w:noProof/>
            <w:webHidden/>
          </w:rPr>
          <w:fldChar w:fldCharType="end"/>
        </w:r>
      </w:hyperlink>
    </w:p>
    <w:p w14:paraId="6BE521AF" w14:textId="4481783A" w:rsidR="0057646D" w:rsidRDefault="00C571D3">
      <w:pPr>
        <w:pStyle w:val="TOC1"/>
        <w:rPr>
          <w:rFonts w:asciiTheme="minorHAnsi" w:eastAsiaTheme="minorEastAsia" w:hAnsiTheme="minorHAnsi" w:cstheme="minorBidi"/>
          <w:b w:val="0"/>
          <w:noProof/>
          <w:kern w:val="0"/>
          <w:sz w:val="22"/>
          <w:szCs w:val="22"/>
        </w:rPr>
      </w:pPr>
      <w:hyperlink w:anchor="_Toc94471110" w:history="1">
        <w:r w:rsidR="0057646D" w:rsidRPr="00930E70">
          <w:rPr>
            <w:rStyle w:val="Hyperlink"/>
            <w:noProof/>
            <w:lang w:val="vi-VN"/>
          </w:rPr>
          <w:t>CHƯƠNG 1.</w:t>
        </w:r>
        <w:r w:rsidR="0057646D" w:rsidRPr="00930E70">
          <w:rPr>
            <w:rStyle w:val="Hyperlink"/>
            <w:noProof/>
          </w:rPr>
          <w:t xml:space="preserve"> GIỚI THIỆU CHUNG</w:t>
        </w:r>
        <w:r w:rsidR="0057646D">
          <w:rPr>
            <w:noProof/>
            <w:webHidden/>
          </w:rPr>
          <w:tab/>
        </w:r>
        <w:r w:rsidR="0057646D">
          <w:rPr>
            <w:noProof/>
            <w:webHidden/>
          </w:rPr>
          <w:fldChar w:fldCharType="begin"/>
        </w:r>
        <w:r w:rsidR="0057646D">
          <w:rPr>
            <w:noProof/>
            <w:webHidden/>
          </w:rPr>
          <w:instrText xml:space="preserve"> PAGEREF _Toc94471110 \h </w:instrText>
        </w:r>
        <w:r w:rsidR="0057646D">
          <w:rPr>
            <w:noProof/>
            <w:webHidden/>
          </w:rPr>
        </w:r>
        <w:r w:rsidR="0057646D">
          <w:rPr>
            <w:noProof/>
            <w:webHidden/>
          </w:rPr>
          <w:fldChar w:fldCharType="separate"/>
        </w:r>
        <w:r w:rsidR="005235FE">
          <w:rPr>
            <w:noProof/>
            <w:webHidden/>
          </w:rPr>
          <w:t>3</w:t>
        </w:r>
        <w:r w:rsidR="0057646D">
          <w:rPr>
            <w:noProof/>
            <w:webHidden/>
          </w:rPr>
          <w:fldChar w:fldCharType="end"/>
        </w:r>
      </w:hyperlink>
    </w:p>
    <w:p w14:paraId="504A1535" w14:textId="09D28C6F"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11" w:history="1">
        <w:r w:rsidR="0057646D" w:rsidRPr="00930E70">
          <w:rPr>
            <w:rStyle w:val="Hyperlink"/>
            <w:noProof/>
          </w:rPr>
          <w:t>1.1 Giới thiệu chung</w:t>
        </w:r>
        <w:r w:rsidR="0057646D">
          <w:rPr>
            <w:noProof/>
            <w:webHidden/>
          </w:rPr>
          <w:tab/>
        </w:r>
        <w:r w:rsidR="0057646D">
          <w:rPr>
            <w:noProof/>
            <w:webHidden/>
          </w:rPr>
          <w:fldChar w:fldCharType="begin"/>
        </w:r>
        <w:r w:rsidR="0057646D">
          <w:rPr>
            <w:noProof/>
            <w:webHidden/>
          </w:rPr>
          <w:instrText xml:space="preserve"> PAGEREF _Toc94471111 \h </w:instrText>
        </w:r>
        <w:r w:rsidR="0057646D">
          <w:rPr>
            <w:noProof/>
            <w:webHidden/>
          </w:rPr>
        </w:r>
        <w:r w:rsidR="0057646D">
          <w:rPr>
            <w:noProof/>
            <w:webHidden/>
          </w:rPr>
          <w:fldChar w:fldCharType="separate"/>
        </w:r>
        <w:r w:rsidR="005235FE">
          <w:rPr>
            <w:noProof/>
            <w:webHidden/>
          </w:rPr>
          <w:t>3</w:t>
        </w:r>
        <w:r w:rsidR="0057646D">
          <w:rPr>
            <w:noProof/>
            <w:webHidden/>
          </w:rPr>
          <w:fldChar w:fldCharType="end"/>
        </w:r>
      </w:hyperlink>
    </w:p>
    <w:p w14:paraId="451C7BFA" w14:textId="6D2B5F7A" w:rsidR="0057646D" w:rsidRDefault="00C571D3">
      <w:pPr>
        <w:pStyle w:val="TOC3"/>
        <w:rPr>
          <w:rFonts w:asciiTheme="minorHAnsi" w:eastAsiaTheme="minorEastAsia" w:hAnsiTheme="minorHAnsi" w:cstheme="minorBidi"/>
          <w:noProof/>
          <w:kern w:val="0"/>
          <w:sz w:val="22"/>
          <w:szCs w:val="22"/>
        </w:rPr>
      </w:pPr>
      <w:hyperlink w:anchor="_Toc94471112" w:history="1">
        <w:r w:rsidR="0057646D" w:rsidRPr="00930E70">
          <w:rPr>
            <w:rStyle w:val="Hyperlink"/>
            <w:noProof/>
          </w:rPr>
          <w:t>1.1.1 Mô hình kênh truyền Fading</w:t>
        </w:r>
        <w:r w:rsidR="0057646D">
          <w:rPr>
            <w:noProof/>
            <w:webHidden/>
          </w:rPr>
          <w:tab/>
        </w:r>
        <w:r w:rsidR="0057646D">
          <w:rPr>
            <w:noProof/>
            <w:webHidden/>
          </w:rPr>
          <w:fldChar w:fldCharType="begin"/>
        </w:r>
        <w:r w:rsidR="0057646D">
          <w:rPr>
            <w:noProof/>
            <w:webHidden/>
          </w:rPr>
          <w:instrText xml:space="preserve"> PAGEREF _Toc94471112 \h </w:instrText>
        </w:r>
        <w:r w:rsidR="0057646D">
          <w:rPr>
            <w:noProof/>
            <w:webHidden/>
          </w:rPr>
        </w:r>
        <w:r w:rsidR="0057646D">
          <w:rPr>
            <w:noProof/>
            <w:webHidden/>
          </w:rPr>
          <w:fldChar w:fldCharType="separate"/>
        </w:r>
        <w:r w:rsidR="005235FE">
          <w:rPr>
            <w:noProof/>
            <w:webHidden/>
          </w:rPr>
          <w:t>3</w:t>
        </w:r>
        <w:r w:rsidR="0057646D">
          <w:rPr>
            <w:noProof/>
            <w:webHidden/>
          </w:rPr>
          <w:fldChar w:fldCharType="end"/>
        </w:r>
      </w:hyperlink>
    </w:p>
    <w:p w14:paraId="70CD0AF9" w14:textId="338791A8" w:rsidR="0057646D" w:rsidRDefault="00C571D3">
      <w:pPr>
        <w:pStyle w:val="TOC3"/>
        <w:rPr>
          <w:rFonts w:asciiTheme="minorHAnsi" w:eastAsiaTheme="minorEastAsia" w:hAnsiTheme="minorHAnsi" w:cstheme="minorBidi"/>
          <w:noProof/>
          <w:kern w:val="0"/>
          <w:sz w:val="22"/>
          <w:szCs w:val="22"/>
        </w:rPr>
      </w:pPr>
      <w:hyperlink w:anchor="_Toc94471113" w:history="1">
        <w:r w:rsidR="0057646D" w:rsidRPr="00930E70">
          <w:rPr>
            <w:rStyle w:val="Hyperlink"/>
            <w:noProof/>
          </w:rPr>
          <w:t>1.1.2 Kênh Fading Rayleigh</w:t>
        </w:r>
        <w:r w:rsidR="0057646D">
          <w:rPr>
            <w:noProof/>
            <w:webHidden/>
          </w:rPr>
          <w:tab/>
        </w:r>
        <w:r w:rsidR="0057646D">
          <w:rPr>
            <w:noProof/>
            <w:webHidden/>
          </w:rPr>
          <w:fldChar w:fldCharType="begin"/>
        </w:r>
        <w:r w:rsidR="0057646D">
          <w:rPr>
            <w:noProof/>
            <w:webHidden/>
          </w:rPr>
          <w:instrText xml:space="preserve"> PAGEREF _Toc94471113 \h </w:instrText>
        </w:r>
        <w:r w:rsidR="0057646D">
          <w:rPr>
            <w:noProof/>
            <w:webHidden/>
          </w:rPr>
        </w:r>
        <w:r w:rsidR="0057646D">
          <w:rPr>
            <w:noProof/>
            <w:webHidden/>
          </w:rPr>
          <w:fldChar w:fldCharType="separate"/>
        </w:r>
        <w:r w:rsidR="005235FE">
          <w:rPr>
            <w:noProof/>
            <w:webHidden/>
          </w:rPr>
          <w:t>3</w:t>
        </w:r>
        <w:r w:rsidR="0057646D">
          <w:rPr>
            <w:noProof/>
            <w:webHidden/>
          </w:rPr>
          <w:fldChar w:fldCharType="end"/>
        </w:r>
      </w:hyperlink>
    </w:p>
    <w:p w14:paraId="052AD48B" w14:textId="56D929C3" w:rsidR="0057646D" w:rsidRDefault="00C571D3">
      <w:pPr>
        <w:pStyle w:val="TOC3"/>
        <w:rPr>
          <w:rFonts w:asciiTheme="minorHAnsi" w:eastAsiaTheme="minorEastAsia" w:hAnsiTheme="minorHAnsi" w:cstheme="minorBidi"/>
          <w:noProof/>
          <w:kern w:val="0"/>
          <w:sz w:val="22"/>
          <w:szCs w:val="22"/>
        </w:rPr>
      </w:pPr>
      <w:hyperlink w:anchor="_Toc94471114" w:history="1">
        <w:r w:rsidR="0057646D" w:rsidRPr="00930E70">
          <w:rPr>
            <w:rStyle w:val="Hyperlink"/>
            <w:noProof/>
          </w:rPr>
          <w:t>1.1.3 Kênh Fading Rician</w:t>
        </w:r>
        <w:r w:rsidR="0057646D">
          <w:rPr>
            <w:noProof/>
            <w:webHidden/>
          </w:rPr>
          <w:tab/>
        </w:r>
        <w:r w:rsidR="0057646D">
          <w:rPr>
            <w:noProof/>
            <w:webHidden/>
          </w:rPr>
          <w:fldChar w:fldCharType="begin"/>
        </w:r>
        <w:r w:rsidR="0057646D">
          <w:rPr>
            <w:noProof/>
            <w:webHidden/>
          </w:rPr>
          <w:instrText xml:space="preserve"> PAGEREF _Toc94471114 \h </w:instrText>
        </w:r>
        <w:r w:rsidR="0057646D">
          <w:rPr>
            <w:noProof/>
            <w:webHidden/>
          </w:rPr>
        </w:r>
        <w:r w:rsidR="0057646D">
          <w:rPr>
            <w:noProof/>
            <w:webHidden/>
          </w:rPr>
          <w:fldChar w:fldCharType="separate"/>
        </w:r>
        <w:r w:rsidR="005235FE">
          <w:rPr>
            <w:noProof/>
            <w:webHidden/>
          </w:rPr>
          <w:t>5</w:t>
        </w:r>
        <w:r w:rsidR="0057646D">
          <w:rPr>
            <w:noProof/>
            <w:webHidden/>
          </w:rPr>
          <w:fldChar w:fldCharType="end"/>
        </w:r>
      </w:hyperlink>
    </w:p>
    <w:p w14:paraId="57288321" w14:textId="531B1D4C" w:rsidR="0057646D" w:rsidRDefault="00C571D3">
      <w:pPr>
        <w:pStyle w:val="TOC1"/>
        <w:rPr>
          <w:rFonts w:asciiTheme="minorHAnsi" w:eastAsiaTheme="minorEastAsia" w:hAnsiTheme="minorHAnsi" w:cstheme="minorBidi"/>
          <w:b w:val="0"/>
          <w:noProof/>
          <w:kern w:val="0"/>
          <w:sz w:val="22"/>
          <w:szCs w:val="22"/>
        </w:rPr>
      </w:pPr>
      <w:hyperlink w:anchor="_Toc94471115" w:history="1">
        <w:r w:rsidR="0057646D" w:rsidRPr="00930E70">
          <w:rPr>
            <w:rStyle w:val="Hyperlink"/>
            <w:noProof/>
          </w:rPr>
          <w:t>CHƯƠNG 2. THỰC HIỆN MÔ PHỎNG</w:t>
        </w:r>
        <w:r w:rsidR="0057646D">
          <w:rPr>
            <w:noProof/>
            <w:webHidden/>
          </w:rPr>
          <w:tab/>
        </w:r>
        <w:r w:rsidR="0057646D">
          <w:rPr>
            <w:noProof/>
            <w:webHidden/>
          </w:rPr>
          <w:fldChar w:fldCharType="begin"/>
        </w:r>
        <w:r w:rsidR="0057646D">
          <w:rPr>
            <w:noProof/>
            <w:webHidden/>
          </w:rPr>
          <w:instrText xml:space="preserve"> PAGEREF _Toc94471115 \h </w:instrText>
        </w:r>
        <w:r w:rsidR="0057646D">
          <w:rPr>
            <w:noProof/>
            <w:webHidden/>
          </w:rPr>
        </w:r>
        <w:r w:rsidR="0057646D">
          <w:rPr>
            <w:noProof/>
            <w:webHidden/>
          </w:rPr>
          <w:fldChar w:fldCharType="separate"/>
        </w:r>
        <w:r w:rsidR="005235FE">
          <w:rPr>
            <w:noProof/>
            <w:webHidden/>
          </w:rPr>
          <w:t>7</w:t>
        </w:r>
        <w:r w:rsidR="0057646D">
          <w:rPr>
            <w:noProof/>
            <w:webHidden/>
          </w:rPr>
          <w:fldChar w:fldCharType="end"/>
        </w:r>
      </w:hyperlink>
    </w:p>
    <w:p w14:paraId="483B7064" w14:textId="72C1460D"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16" w:history="1">
        <w:r w:rsidR="0057646D" w:rsidRPr="00930E70">
          <w:rPr>
            <w:rStyle w:val="Hyperlink"/>
            <w:noProof/>
          </w:rPr>
          <w:t>2.1 Mô phỏng điều chế QPSK trong mô hình kênh nhiễu trắng thông thường</w:t>
        </w:r>
        <w:r w:rsidR="0057646D">
          <w:rPr>
            <w:noProof/>
            <w:webHidden/>
          </w:rPr>
          <w:tab/>
        </w:r>
        <w:r w:rsidR="0057646D">
          <w:rPr>
            <w:noProof/>
            <w:webHidden/>
          </w:rPr>
          <w:fldChar w:fldCharType="begin"/>
        </w:r>
        <w:r w:rsidR="0057646D">
          <w:rPr>
            <w:noProof/>
            <w:webHidden/>
          </w:rPr>
          <w:instrText xml:space="preserve"> PAGEREF _Toc94471116 \h </w:instrText>
        </w:r>
        <w:r w:rsidR="0057646D">
          <w:rPr>
            <w:noProof/>
            <w:webHidden/>
          </w:rPr>
        </w:r>
        <w:r w:rsidR="0057646D">
          <w:rPr>
            <w:noProof/>
            <w:webHidden/>
          </w:rPr>
          <w:fldChar w:fldCharType="separate"/>
        </w:r>
        <w:r w:rsidR="005235FE">
          <w:rPr>
            <w:noProof/>
            <w:webHidden/>
          </w:rPr>
          <w:t>7</w:t>
        </w:r>
        <w:r w:rsidR="0057646D">
          <w:rPr>
            <w:noProof/>
            <w:webHidden/>
          </w:rPr>
          <w:fldChar w:fldCharType="end"/>
        </w:r>
      </w:hyperlink>
    </w:p>
    <w:p w14:paraId="2B537948" w14:textId="2ACD434C" w:rsidR="0057646D" w:rsidRDefault="00C571D3">
      <w:pPr>
        <w:pStyle w:val="TOC3"/>
        <w:rPr>
          <w:rFonts w:asciiTheme="minorHAnsi" w:eastAsiaTheme="minorEastAsia" w:hAnsiTheme="minorHAnsi" w:cstheme="minorBidi"/>
          <w:noProof/>
          <w:kern w:val="0"/>
          <w:sz w:val="22"/>
          <w:szCs w:val="22"/>
        </w:rPr>
      </w:pPr>
      <w:hyperlink w:anchor="_Toc94471117" w:history="1">
        <w:r w:rsidR="0057646D" w:rsidRPr="00930E70">
          <w:rPr>
            <w:rStyle w:val="Hyperlink"/>
            <w:noProof/>
          </w:rPr>
          <w:t>2.1.1 Mô phỏng</w:t>
        </w:r>
        <w:r w:rsidR="0057646D">
          <w:rPr>
            <w:noProof/>
            <w:webHidden/>
          </w:rPr>
          <w:tab/>
        </w:r>
        <w:r w:rsidR="0057646D">
          <w:rPr>
            <w:noProof/>
            <w:webHidden/>
          </w:rPr>
          <w:fldChar w:fldCharType="begin"/>
        </w:r>
        <w:r w:rsidR="0057646D">
          <w:rPr>
            <w:noProof/>
            <w:webHidden/>
          </w:rPr>
          <w:instrText xml:space="preserve"> PAGEREF _Toc94471117 \h </w:instrText>
        </w:r>
        <w:r w:rsidR="0057646D">
          <w:rPr>
            <w:noProof/>
            <w:webHidden/>
          </w:rPr>
        </w:r>
        <w:r w:rsidR="0057646D">
          <w:rPr>
            <w:noProof/>
            <w:webHidden/>
          </w:rPr>
          <w:fldChar w:fldCharType="separate"/>
        </w:r>
        <w:r w:rsidR="005235FE">
          <w:rPr>
            <w:noProof/>
            <w:webHidden/>
          </w:rPr>
          <w:t>7</w:t>
        </w:r>
        <w:r w:rsidR="0057646D">
          <w:rPr>
            <w:noProof/>
            <w:webHidden/>
          </w:rPr>
          <w:fldChar w:fldCharType="end"/>
        </w:r>
      </w:hyperlink>
    </w:p>
    <w:p w14:paraId="3C60878A" w14:textId="2AD4FCE7" w:rsidR="0057646D" w:rsidRDefault="00C571D3">
      <w:pPr>
        <w:pStyle w:val="TOC3"/>
        <w:rPr>
          <w:rFonts w:asciiTheme="minorHAnsi" w:eastAsiaTheme="minorEastAsia" w:hAnsiTheme="minorHAnsi" w:cstheme="minorBidi"/>
          <w:noProof/>
          <w:kern w:val="0"/>
          <w:sz w:val="22"/>
          <w:szCs w:val="22"/>
        </w:rPr>
      </w:pPr>
      <w:hyperlink w:anchor="_Toc94471118" w:history="1">
        <w:r w:rsidR="0057646D" w:rsidRPr="00930E70">
          <w:rPr>
            <w:rStyle w:val="Hyperlink"/>
            <w:noProof/>
          </w:rPr>
          <w:t>2.1.2 Đánh giá</w:t>
        </w:r>
        <w:r w:rsidR="0057646D">
          <w:rPr>
            <w:noProof/>
            <w:webHidden/>
          </w:rPr>
          <w:tab/>
        </w:r>
        <w:r w:rsidR="0057646D">
          <w:rPr>
            <w:noProof/>
            <w:webHidden/>
          </w:rPr>
          <w:fldChar w:fldCharType="begin"/>
        </w:r>
        <w:r w:rsidR="0057646D">
          <w:rPr>
            <w:noProof/>
            <w:webHidden/>
          </w:rPr>
          <w:instrText xml:space="preserve"> PAGEREF _Toc94471118 \h </w:instrText>
        </w:r>
        <w:r w:rsidR="0057646D">
          <w:rPr>
            <w:noProof/>
            <w:webHidden/>
          </w:rPr>
        </w:r>
        <w:r w:rsidR="0057646D">
          <w:rPr>
            <w:noProof/>
            <w:webHidden/>
          </w:rPr>
          <w:fldChar w:fldCharType="separate"/>
        </w:r>
        <w:r w:rsidR="005235FE">
          <w:rPr>
            <w:noProof/>
            <w:webHidden/>
          </w:rPr>
          <w:t>9</w:t>
        </w:r>
        <w:r w:rsidR="0057646D">
          <w:rPr>
            <w:noProof/>
            <w:webHidden/>
          </w:rPr>
          <w:fldChar w:fldCharType="end"/>
        </w:r>
      </w:hyperlink>
    </w:p>
    <w:p w14:paraId="5E3C7E71" w14:textId="6AD0B5B7"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19" w:history="1">
        <w:r w:rsidR="0057646D" w:rsidRPr="00930E70">
          <w:rPr>
            <w:rStyle w:val="Hyperlink"/>
            <w:noProof/>
          </w:rPr>
          <w:t>2.2 Mô phỏng điều chế 16-QAM trong mô hình kênh nhiễu trắng thông thường</w:t>
        </w:r>
        <w:r w:rsidR="0057646D">
          <w:rPr>
            <w:noProof/>
            <w:webHidden/>
          </w:rPr>
          <w:tab/>
        </w:r>
        <w:r w:rsidR="0057646D">
          <w:rPr>
            <w:noProof/>
            <w:webHidden/>
          </w:rPr>
          <w:fldChar w:fldCharType="begin"/>
        </w:r>
        <w:r w:rsidR="0057646D">
          <w:rPr>
            <w:noProof/>
            <w:webHidden/>
          </w:rPr>
          <w:instrText xml:space="preserve"> PAGEREF _Toc94471119 \h </w:instrText>
        </w:r>
        <w:r w:rsidR="0057646D">
          <w:rPr>
            <w:noProof/>
            <w:webHidden/>
          </w:rPr>
        </w:r>
        <w:r w:rsidR="0057646D">
          <w:rPr>
            <w:noProof/>
            <w:webHidden/>
          </w:rPr>
          <w:fldChar w:fldCharType="separate"/>
        </w:r>
        <w:r w:rsidR="005235FE">
          <w:rPr>
            <w:noProof/>
            <w:webHidden/>
          </w:rPr>
          <w:t>9</w:t>
        </w:r>
        <w:r w:rsidR="0057646D">
          <w:rPr>
            <w:noProof/>
            <w:webHidden/>
          </w:rPr>
          <w:fldChar w:fldCharType="end"/>
        </w:r>
      </w:hyperlink>
    </w:p>
    <w:p w14:paraId="51CB8F90" w14:textId="745B06FA" w:rsidR="0057646D" w:rsidRDefault="00C571D3">
      <w:pPr>
        <w:pStyle w:val="TOC3"/>
        <w:rPr>
          <w:rFonts w:asciiTheme="minorHAnsi" w:eastAsiaTheme="minorEastAsia" w:hAnsiTheme="minorHAnsi" w:cstheme="minorBidi"/>
          <w:noProof/>
          <w:kern w:val="0"/>
          <w:sz w:val="22"/>
          <w:szCs w:val="22"/>
        </w:rPr>
      </w:pPr>
      <w:hyperlink w:anchor="_Toc94471120" w:history="1">
        <w:r w:rsidR="0057646D" w:rsidRPr="00930E70">
          <w:rPr>
            <w:rStyle w:val="Hyperlink"/>
            <w:noProof/>
          </w:rPr>
          <w:t>2.2.1 Mô phỏng</w:t>
        </w:r>
        <w:r w:rsidR="0057646D">
          <w:rPr>
            <w:noProof/>
            <w:webHidden/>
          </w:rPr>
          <w:tab/>
        </w:r>
        <w:r w:rsidR="0057646D">
          <w:rPr>
            <w:noProof/>
            <w:webHidden/>
          </w:rPr>
          <w:fldChar w:fldCharType="begin"/>
        </w:r>
        <w:r w:rsidR="0057646D">
          <w:rPr>
            <w:noProof/>
            <w:webHidden/>
          </w:rPr>
          <w:instrText xml:space="preserve"> PAGEREF _Toc94471120 \h </w:instrText>
        </w:r>
        <w:r w:rsidR="0057646D">
          <w:rPr>
            <w:noProof/>
            <w:webHidden/>
          </w:rPr>
        </w:r>
        <w:r w:rsidR="0057646D">
          <w:rPr>
            <w:noProof/>
            <w:webHidden/>
          </w:rPr>
          <w:fldChar w:fldCharType="separate"/>
        </w:r>
        <w:r w:rsidR="005235FE">
          <w:rPr>
            <w:noProof/>
            <w:webHidden/>
          </w:rPr>
          <w:t>9</w:t>
        </w:r>
        <w:r w:rsidR="0057646D">
          <w:rPr>
            <w:noProof/>
            <w:webHidden/>
          </w:rPr>
          <w:fldChar w:fldCharType="end"/>
        </w:r>
      </w:hyperlink>
    </w:p>
    <w:p w14:paraId="094F7157" w14:textId="02B64BB9" w:rsidR="0057646D" w:rsidRDefault="00C571D3">
      <w:pPr>
        <w:pStyle w:val="TOC3"/>
        <w:rPr>
          <w:rFonts w:asciiTheme="minorHAnsi" w:eastAsiaTheme="minorEastAsia" w:hAnsiTheme="minorHAnsi" w:cstheme="minorBidi"/>
          <w:noProof/>
          <w:kern w:val="0"/>
          <w:sz w:val="22"/>
          <w:szCs w:val="22"/>
        </w:rPr>
      </w:pPr>
      <w:hyperlink w:anchor="_Toc94471121" w:history="1">
        <w:r w:rsidR="0057646D" w:rsidRPr="00930E70">
          <w:rPr>
            <w:rStyle w:val="Hyperlink"/>
            <w:noProof/>
          </w:rPr>
          <w:t>2.2.2 Đánh giá</w:t>
        </w:r>
        <w:r w:rsidR="0057646D">
          <w:rPr>
            <w:noProof/>
            <w:webHidden/>
          </w:rPr>
          <w:tab/>
        </w:r>
        <w:r w:rsidR="0057646D">
          <w:rPr>
            <w:noProof/>
            <w:webHidden/>
          </w:rPr>
          <w:fldChar w:fldCharType="begin"/>
        </w:r>
        <w:r w:rsidR="0057646D">
          <w:rPr>
            <w:noProof/>
            <w:webHidden/>
          </w:rPr>
          <w:instrText xml:space="preserve"> PAGEREF _Toc94471121 \h </w:instrText>
        </w:r>
        <w:r w:rsidR="0057646D">
          <w:rPr>
            <w:noProof/>
            <w:webHidden/>
          </w:rPr>
        </w:r>
        <w:r w:rsidR="0057646D">
          <w:rPr>
            <w:noProof/>
            <w:webHidden/>
          </w:rPr>
          <w:fldChar w:fldCharType="separate"/>
        </w:r>
        <w:r w:rsidR="005235FE">
          <w:rPr>
            <w:noProof/>
            <w:webHidden/>
          </w:rPr>
          <w:t>11</w:t>
        </w:r>
        <w:r w:rsidR="0057646D">
          <w:rPr>
            <w:noProof/>
            <w:webHidden/>
          </w:rPr>
          <w:fldChar w:fldCharType="end"/>
        </w:r>
      </w:hyperlink>
    </w:p>
    <w:p w14:paraId="47BBCAE8" w14:textId="221C643F"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22" w:history="1">
        <w:r w:rsidR="0057646D" w:rsidRPr="00930E70">
          <w:rPr>
            <w:rStyle w:val="Hyperlink"/>
            <w:noProof/>
          </w:rPr>
          <w:t>2.3 Mô phỏng điều chế QPSK trong mô hình kênh Rician và trong mô hình kênh Rayleigh</w:t>
        </w:r>
        <w:r w:rsidR="0057646D">
          <w:rPr>
            <w:noProof/>
            <w:webHidden/>
          </w:rPr>
          <w:tab/>
        </w:r>
        <w:r w:rsidR="0057646D">
          <w:rPr>
            <w:noProof/>
            <w:webHidden/>
          </w:rPr>
          <w:fldChar w:fldCharType="begin"/>
        </w:r>
        <w:r w:rsidR="0057646D">
          <w:rPr>
            <w:noProof/>
            <w:webHidden/>
          </w:rPr>
          <w:instrText xml:space="preserve"> PAGEREF _Toc94471122 \h </w:instrText>
        </w:r>
        <w:r w:rsidR="0057646D">
          <w:rPr>
            <w:noProof/>
            <w:webHidden/>
          </w:rPr>
        </w:r>
        <w:r w:rsidR="0057646D">
          <w:rPr>
            <w:noProof/>
            <w:webHidden/>
          </w:rPr>
          <w:fldChar w:fldCharType="separate"/>
        </w:r>
        <w:r w:rsidR="005235FE">
          <w:rPr>
            <w:noProof/>
            <w:webHidden/>
          </w:rPr>
          <w:t>12</w:t>
        </w:r>
        <w:r w:rsidR="0057646D">
          <w:rPr>
            <w:noProof/>
            <w:webHidden/>
          </w:rPr>
          <w:fldChar w:fldCharType="end"/>
        </w:r>
      </w:hyperlink>
    </w:p>
    <w:p w14:paraId="0A63F7E2" w14:textId="16A4CD90" w:rsidR="0057646D" w:rsidRDefault="00C571D3">
      <w:pPr>
        <w:pStyle w:val="TOC3"/>
        <w:rPr>
          <w:rFonts w:asciiTheme="minorHAnsi" w:eastAsiaTheme="minorEastAsia" w:hAnsiTheme="minorHAnsi" w:cstheme="minorBidi"/>
          <w:noProof/>
          <w:kern w:val="0"/>
          <w:sz w:val="22"/>
          <w:szCs w:val="22"/>
        </w:rPr>
      </w:pPr>
      <w:hyperlink w:anchor="_Toc94471123" w:history="1">
        <w:r w:rsidR="0057646D" w:rsidRPr="00930E70">
          <w:rPr>
            <w:rStyle w:val="Hyperlink"/>
            <w:noProof/>
          </w:rPr>
          <w:t>2.3.1 Mô phỏng</w:t>
        </w:r>
        <w:r w:rsidR="0057646D">
          <w:rPr>
            <w:noProof/>
            <w:webHidden/>
          </w:rPr>
          <w:tab/>
        </w:r>
        <w:r w:rsidR="0057646D">
          <w:rPr>
            <w:noProof/>
            <w:webHidden/>
          </w:rPr>
          <w:fldChar w:fldCharType="begin"/>
        </w:r>
        <w:r w:rsidR="0057646D">
          <w:rPr>
            <w:noProof/>
            <w:webHidden/>
          </w:rPr>
          <w:instrText xml:space="preserve"> PAGEREF _Toc94471123 \h </w:instrText>
        </w:r>
        <w:r w:rsidR="0057646D">
          <w:rPr>
            <w:noProof/>
            <w:webHidden/>
          </w:rPr>
        </w:r>
        <w:r w:rsidR="0057646D">
          <w:rPr>
            <w:noProof/>
            <w:webHidden/>
          </w:rPr>
          <w:fldChar w:fldCharType="separate"/>
        </w:r>
        <w:r w:rsidR="005235FE">
          <w:rPr>
            <w:noProof/>
            <w:webHidden/>
          </w:rPr>
          <w:t>12</w:t>
        </w:r>
        <w:r w:rsidR="0057646D">
          <w:rPr>
            <w:noProof/>
            <w:webHidden/>
          </w:rPr>
          <w:fldChar w:fldCharType="end"/>
        </w:r>
      </w:hyperlink>
    </w:p>
    <w:p w14:paraId="38294529" w14:textId="73821011" w:rsidR="0057646D" w:rsidRDefault="00C571D3">
      <w:pPr>
        <w:pStyle w:val="TOC3"/>
        <w:rPr>
          <w:rFonts w:asciiTheme="minorHAnsi" w:eastAsiaTheme="minorEastAsia" w:hAnsiTheme="minorHAnsi" w:cstheme="minorBidi"/>
          <w:noProof/>
          <w:kern w:val="0"/>
          <w:sz w:val="22"/>
          <w:szCs w:val="22"/>
        </w:rPr>
      </w:pPr>
      <w:hyperlink w:anchor="_Toc94471124" w:history="1">
        <w:r w:rsidR="0057646D" w:rsidRPr="00930E70">
          <w:rPr>
            <w:rStyle w:val="Hyperlink"/>
            <w:noProof/>
          </w:rPr>
          <w:t>2.3.2 Đánh giá</w:t>
        </w:r>
        <w:r w:rsidR="0057646D">
          <w:rPr>
            <w:noProof/>
            <w:webHidden/>
          </w:rPr>
          <w:tab/>
        </w:r>
        <w:r w:rsidR="0057646D">
          <w:rPr>
            <w:noProof/>
            <w:webHidden/>
          </w:rPr>
          <w:fldChar w:fldCharType="begin"/>
        </w:r>
        <w:r w:rsidR="0057646D">
          <w:rPr>
            <w:noProof/>
            <w:webHidden/>
          </w:rPr>
          <w:instrText xml:space="preserve"> PAGEREF _Toc94471124 \h </w:instrText>
        </w:r>
        <w:r w:rsidR="0057646D">
          <w:rPr>
            <w:noProof/>
            <w:webHidden/>
          </w:rPr>
        </w:r>
        <w:r w:rsidR="0057646D">
          <w:rPr>
            <w:noProof/>
            <w:webHidden/>
          </w:rPr>
          <w:fldChar w:fldCharType="separate"/>
        </w:r>
        <w:r w:rsidR="005235FE">
          <w:rPr>
            <w:noProof/>
            <w:webHidden/>
          </w:rPr>
          <w:t>13</w:t>
        </w:r>
        <w:r w:rsidR="0057646D">
          <w:rPr>
            <w:noProof/>
            <w:webHidden/>
          </w:rPr>
          <w:fldChar w:fldCharType="end"/>
        </w:r>
      </w:hyperlink>
    </w:p>
    <w:p w14:paraId="224F083E" w14:textId="668BBA91"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25" w:history="1">
        <w:r w:rsidR="0057646D" w:rsidRPr="00930E70">
          <w:rPr>
            <w:rStyle w:val="Hyperlink"/>
            <w:noProof/>
          </w:rPr>
          <w:t>2.4 Mô phỏng điều chế 16-QAM trong mô hình kênh Rician và trong mô hình kênh Rayleigh</w:t>
        </w:r>
        <w:r w:rsidR="0057646D">
          <w:rPr>
            <w:noProof/>
            <w:webHidden/>
          </w:rPr>
          <w:tab/>
        </w:r>
        <w:r w:rsidR="0057646D">
          <w:rPr>
            <w:noProof/>
            <w:webHidden/>
          </w:rPr>
          <w:fldChar w:fldCharType="begin"/>
        </w:r>
        <w:r w:rsidR="0057646D">
          <w:rPr>
            <w:noProof/>
            <w:webHidden/>
          </w:rPr>
          <w:instrText xml:space="preserve"> PAGEREF _Toc94471125 \h </w:instrText>
        </w:r>
        <w:r w:rsidR="0057646D">
          <w:rPr>
            <w:noProof/>
            <w:webHidden/>
          </w:rPr>
        </w:r>
        <w:r w:rsidR="0057646D">
          <w:rPr>
            <w:noProof/>
            <w:webHidden/>
          </w:rPr>
          <w:fldChar w:fldCharType="separate"/>
        </w:r>
        <w:r w:rsidR="005235FE">
          <w:rPr>
            <w:noProof/>
            <w:webHidden/>
          </w:rPr>
          <w:t>14</w:t>
        </w:r>
        <w:r w:rsidR="0057646D">
          <w:rPr>
            <w:noProof/>
            <w:webHidden/>
          </w:rPr>
          <w:fldChar w:fldCharType="end"/>
        </w:r>
      </w:hyperlink>
    </w:p>
    <w:p w14:paraId="4CFBFDE7" w14:textId="0F9D4EDB" w:rsidR="0057646D" w:rsidRDefault="00C571D3">
      <w:pPr>
        <w:pStyle w:val="TOC3"/>
        <w:rPr>
          <w:rFonts w:asciiTheme="minorHAnsi" w:eastAsiaTheme="minorEastAsia" w:hAnsiTheme="minorHAnsi" w:cstheme="minorBidi"/>
          <w:noProof/>
          <w:kern w:val="0"/>
          <w:sz w:val="22"/>
          <w:szCs w:val="22"/>
        </w:rPr>
      </w:pPr>
      <w:hyperlink w:anchor="_Toc94471126" w:history="1">
        <w:r w:rsidR="0057646D" w:rsidRPr="00930E70">
          <w:rPr>
            <w:rStyle w:val="Hyperlink"/>
            <w:noProof/>
          </w:rPr>
          <w:t>2.4.1 Mô phỏng</w:t>
        </w:r>
        <w:r w:rsidR="0057646D">
          <w:rPr>
            <w:noProof/>
            <w:webHidden/>
          </w:rPr>
          <w:tab/>
        </w:r>
        <w:r w:rsidR="0057646D">
          <w:rPr>
            <w:noProof/>
            <w:webHidden/>
          </w:rPr>
          <w:fldChar w:fldCharType="begin"/>
        </w:r>
        <w:r w:rsidR="0057646D">
          <w:rPr>
            <w:noProof/>
            <w:webHidden/>
          </w:rPr>
          <w:instrText xml:space="preserve"> PAGEREF _Toc94471126 \h </w:instrText>
        </w:r>
        <w:r w:rsidR="0057646D">
          <w:rPr>
            <w:noProof/>
            <w:webHidden/>
          </w:rPr>
        </w:r>
        <w:r w:rsidR="0057646D">
          <w:rPr>
            <w:noProof/>
            <w:webHidden/>
          </w:rPr>
          <w:fldChar w:fldCharType="separate"/>
        </w:r>
        <w:r w:rsidR="005235FE">
          <w:rPr>
            <w:noProof/>
            <w:webHidden/>
          </w:rPr>
          <w:t>14</w:t>
        </w:r>
        <w:r w:rsidR="0057646D">
          <w:rPr>
            <w:noProof/>
            <w:webHidden/>
          </w:rPr>
          <w:fldChar w:fldCharType="end"/>
        </w:r>
      </w:hyperlink>
    </w:p>
    <w:p w14:paraId="7A48566A" w14:textId="5273A531" w:rsidR="0057646D" w:rsidRDefault="00C571D3">
      <w:pPr>
        <w:pStyle w:val="TOC3"/>
        <w:rPr>
          <w:rFonts w:asciiTheme="minorHAnsi" w:eastAsiaTheme="minorEastAsia" w:hAnsiTheme="minorHAnsi" w:cstheme="minorBidi"/>
          <w:noProof/>
          <w:kern w:val="0"/>
          <w:sz w:val="22"/>
          <w:szCs w:val="22"/>
        </w:rPr>
      </w:pPr>
      <w:hyperlink w:anchor="_Toc94471127" w:history="1">
        <w:r w:rsidR="0057646D" w:rsidRPr="00930E70">
          <w:rPr>
            <w:rStyle w:val="Hyperlink"/>
            <w:noProof/>
          </w:rPr>
          <w:t>2.4.2 Đánh giá</w:t>
        </w:r>
        <w:r w:rsidR="0057646D">
          <w:rPr>
            <w:noProof/>
            <w:webHidden/>
          </w:rPr>
          <w:tab/>
        </w:r>
        <w:r w:rsidR="0057646D">
          <w:rPr>
            <w:noProof/>
            <w:webHidden/>
          </w:rPr>
          <w:fldChar w:fldCharType="begin"/>
        </w:r>
        <w:r w:rsidR="0057646D">
          <w:rPr>
            <w:noProof/>
            <w:webHidden/>
          </w:rPr>
          <w:instrText xml:space="preserve"> PAGEREF _Toc94471127 \h </w:instrText>
        </w:r>
        <w:r w:rsidR="0057646D">
          <w:rPr>
            <w:noProof/>
            <w:webHidden/>
          </w:rPr>
        </w:r>
        <w:r w:rsidR="0057646D">
          <w:rPr>
            <w:noProof/>
            <w:webHidden/>
          </w:rPr>
          <w:fldChar w:fldCharType="separate"/>
        </w:r>
        <w:r w:rsidR="005235FE">
          <w:rPr>
            <w:noProof/>
            <w:webHidden/>
          </w:rPr>
          <w:t>15</w:t>
        </w:r>
        <w:r w:rsidR="0057646D">
          <w:rPr>
            <w:noProof/>
            <w:webHidden/>
          </w:rPr>
          <w:fldChar w:fldCharType="end"/>
        </w:r>
      </w:hyperlink>
    </w:p>
    <w:p w14:paraId="442815FF" w14:textId="2B4A4923" w:rsidR="0057646D" w:rsidRDefault="00C571D3">
      <w:pPr>
        <w:pStyle w:val="TOC1"/>
        <w:rPr>
          <w:rFonts w:asciiTheme="minorHAnsi" w:eastAsiaTheme="minorEastAsia" w:hAnsiTheme="minorHAnsi" w:cstheme="minorBidi"/>
          <w:b w:val="0"/>
          <w:noProof/>
          <w:kern w:val="0"/>
          <w:sz w:val="22"/>
          <w:szCs w:val="22"/>
        </w:rPr>
      </w:pPr>
      <w:hyperlink w:anchor="_Toc94471128" w:history="1">
        <w:r w:rsidR="0057646D" w:rsidRPr="00930E70">
          <w:rPr>
            <w:rStyle w:val="Hyperlink"/>
            <w:noProof/>
          </w:rPr>
          <w:t>CHƯƠNG 3. CÁC MÔ HÌNH SUY HAO KÊNH CỦA MẠNG 4G LTE</w:t>
        </w:r>
        <w:r w:rsidR="0057646D">
          <w:rPr>
            <w:noProof/>
            <w:webHidden/>
          </w:rPr>
          <w:tab/>
        </w:r>
        <w:r w:rsidR="0057646D">
          <w:rPr>
            <w:noProof/>
            <w:webHidden/>
          </w:rPr>
          <w:fldChar w:fldCharType="begin"/>
        </w:r>
        <w:r w:rsidR="0057646D">
          <w:rPr>
            <w:noProof/>
            <w:webHidden/>
          </w:rPr>
          <w:instrText xml:space="preserve"> PAGEREF _Toc94471128 \h </w:instrText>
        </w:r>
        <w:r w:rsidR="0057646D">
          <w:rPr>
            <w:noProof/>
            <w:webHidden/>
          </w:rPr>
        </w:r>
        <w:r w:rsidR="0057646D">
          <w:rPr>
            <w:noProof/>
            <w:webHidden/>
          </w:rPr>
          <w:fldChar w:fldCharType="separate"/>
        </w:r>
        <w:r w:rsidR="005235FE">
          <w:rPr>
            <w:noProof/>
            <w:webHidden/>
          </w:rPr>
          <w:t>16</w:t>
        </w:r>
        <w:r w:rsidR="0057646D">
          <w:rPr>
            <w:noProof/>
            <w:webHidden/>
          </w:rPr>
          <w:fldChar w:fldCharType="end"/>
        </w:r>
      </w:hyperlink>
    </w:p>
    <w:p w14:paraId="50E0AA48" w14:textId="6A4C9B79"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29" w:history="1">
        <w:r w:rsidR="0057646D" w:rsidRPr="00930E70">
          <w:rPr>
            <w:rStyle w:val="Hyperlink"/>
            <w:noProof/>
          </w:rPr>
          <w:t>3.1 Mô hình SUI</w:t>
        </w:r>
        <w:r w:rsidR="0057646D">
          <w:rPr>
            <w:noProof/>
            <w:webHidden/>
          </w:rPr>
          <w:tab/>
        </w:r>
        <w:r w:rsidR="0057646D">
          <w:rPr>
            <w:noProof/>
            <w:webHidden/>
          </w:rPr>
          <w:fldChar w:fldCharType="begin"/>
        </w:r>
        <w:r w:rsidR="0057646D">
          <w:rPr>
            <w:noProof/>
            <w:webHidden/>
          </w:rPr>
          <w:instrText xml:space="preserve"> PAGEREF _Toc94471129 \h </w:instrText>
        </w:r>
        <w:r w:rsidR="0057646D">
          <w:rPr>
            <w:noProof/>
            <w:webHidden/>
          </w:rPr>
        </w:r>
        <w:r w:rsidR="0057646D">
          <w:rPr>
            <w:noProof/>
            <w:webHidden/>
          </w:rPr>
          <w:fldChar w:fldCharType="separate"/>
        </w:r>
        <w:r w:rsidR="005235FE">
          <w:rPr>
            <w:noProof/>
            <w:webHidden/>
          </w:rPr>
          <w:t>16</w:t>
        </w:r>
        <w:r w:rsidR="0057646D">
          <w:rPr>
            <w:noProof/>
            <w:webHidden/>
          </w:rPr>
          <w:fldChar w:fldCharType="end"/>
        </w:r>
      </w:hyperlink>
    </w:p>
    <w:p w14:paraId="55F17368" w14:textId="3DA427D6"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30" w:history="1">
        <w:r w:rsidR="0057646D" w:rsidRPr="00930E70">
          <w:rPr>
            <w:rStyle w:val="Hyperlink"/>
            <w:noProof/>
          </w:rPr>
          <w:t>3.2 Mô hình Okumura</w:t>
        </w:r>
        <w:r w:rsidR="0057646D">
          <w:rPr>
            <w:noProof/>
            <w:webHidden/>
          </w:rPr>
          <w:tab/>
        </w:r>
        <w:r w:rsidR="0057646D">
          <w:rPr>
            <w:noProof/>
            <w:webHidden/>
          </w:rPr>
          <w:fldChar w:fldCharType="begin"/>
        </w:r>
        <w:r w:rsidR="0057646D">
          <w:rPr>
            <w:noProof/>
            <w:webHidden/>
          </w:rPr>
          <w:instrText xml:space="preserve"> PAGEREF _Toc94471130 \h </w:instrText>
        </w:r>
        <w:r w:rsidR="0057646D">
          <w:rPr>
            <w:noProof/>
            <w:webHidden/>
          </w:rPr>
        </w:r>
        <w:r w:rsidR="0057646D">
          <w:rPr>
            <w:noProof/>
            <w:webHidden/>
          </w:rPr>
          <w:fldChar w:fldCharType="separate"/>
        </w:r>
        <w:r w:rsidR="005235FE">
          <w:rPr>
            <w:noProof/>
            <w:webHidden/>
          </w:rPr>
          <w:t>18</w:t>
        </w:r>
        <w:r w:rsidR="0057646D">
          <w:rPr>
            <w:noProof/>
            <w:webHidden/>
          </w:rPr>
          <w:fldChar w:fldCharType="end"/>
        </w:r>
      </w:hyperlink>
    </w:p>
    <w:p w14:paraId="2AE54229" w14:textId="525522B5"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31" w:history="1">
        <w:r w:rsidR="0057646D" w:rsidRPr="00930E70">
          <w:rPr>
            <w:rStyle w:val="Hyperlink"/>
            <w:noProof/>
          </w:rPr>
          <w:t>3.3 Mô hình Cost-231 Hata</w:t>
        </w:r>
        <w:r w:rsidR="0057646D">
          <w:rPr>
            <w:noProof/>
            <w:webHidden/>
          </w:rPr>
          <w:tab/>
        </w:r>
        <w:r w:rsidR="0057646D">
          <w:rPr>
            <w:noProof/>
            <w:webHidden/>
          </w:rPr>
          <w:fldChar w:fldCharType="begin"/>
        </w:r>
        <w:r w:rsidR="0057646D">
          <w:rPr>
            <w:noProof/>
            <w:webHidden/>
          </w:rPr>
          <w:instrText xml:space="preserve"> PAGEREF _Toc94471131 \h </w:instrText>
        </w:r>
        <w:r w:rsidR="0057646D">
          <w:rPr>
            <w:noProof/>
            <w:webHidden/>
          </w:rPr>
        </w:r>
        <w:r w:rsidR="0057646D">
          <w:rPr>
            <w:noProof/>
            <w:webHidden/>
          </w:rPr>
          <w:fldChar w:fldCharType="separate"/>
        </w:r>
        <w:r w:rsidR="005235FE">
          <w:rPr>
            <w:noProof/>
            <w:webHidden/>
          </w:rPr>
          <w:t>19</w:t>
        </w:r>
        <w:r w:rsidR="0057646D">
          <w:rPr>
            <w:noProof/>
            <w:webHidden/>
          </w:rPr>
          <w:fldChar w:fldCharType="end"/>
        </w:r>
      </w:hyperlink>
    </w:p>
    <w:p w14:paraId="3827EF85" w14:textId="485F340D"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32" w:history="1">
        <w:r w:rsidR="0057646D" w:rsidRPr="00930E70">
          <w:rPr>
            <w:rStyle w:val="Hyperlink"/>
            <w:noProof/>
          </w:rPr>
          <w:t>3.4 Mô hình COST-231 Walfisch-Ikegami</w:t>
        </w:r>
        <w:r w:rsidR="0057646D">
          <w:rPr>
            <w:noProof/>
            <w:webHidden/>
          </w:rPr>
          <w:tab/>
        </w:r>
        <w:r w:rsidR="0057646D">
          <w:rPr>
            <w:noProof/>
            <w:webHidden/>
          </w:rPr>
          <w:fldChar w:fldCharType="begin"/>
        </w:r>
        <w:r w:rsidR="0057646D">
          <w:rPr>
            <w:noProof/>
            <w:webHidden/>
          </w:rPr>
          <w:instrText xml:space="preserve"> PAGEREF _Toc94471132 \h </w:instrText>
        </w:r>
        <w:r w:rsidR="0057646D">
          <w:rPr>
            <w:noProof/>
            <w:webHidden/>
          </w:rPr>
        </w:r>
        <w:r w:rsidR="0057646D">
          <w:rPr>
            <w:noProof/>
            <w:webHidden/>
          </w:rPr>
          <w:fldChar w:fldCharType="separate"/>
        </w:r>
        <w:r w:rsidR="005235FE">
          <w:rPr>
            <w:noProof/>
            <w:webHidden/>
          </w:rPr>
          <w:t>19</w:t>
        </w:r>
        <w:r w:rsidR="0057646D">
          <w:rPr>
            <w:noProof/>
            <w:webHidden/>
          </w:rPr>
          <w:fldChar w:fldCharType="end"/>
        </w:r>
      </w:hyperlink>
    </w:p>
    <w:p w14:paraId="6F1C85E0" w14:textId="0778D24F"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33" w:history="1">
        <w:r w:rsidR="0057646D" w:rsidRPr="00930E70">
          <w:rPr>
            <w:rStyle w:val="Hyperlink"/>
            <w:noProof/>
          </w:rPr>
          <w:t>3.5 Mô hình Ericsson 9999</w:t>
        </w:r>
        <w:r w:rsidR="0057646D">
          <w:rPr>
            <w:noProof/>
            <w:webHidden/>
          </w:rPr>
          <w:tab/>
        </w:r>
        <w:r w:rsidR="0057646D">
          <w:rPr>
            <w:noProof/>
            <w:webHidden/>
          </w:rPr>
          <w:fldChar w:fldCharType="begin"/>
        </w:r>
        <w:r w:rsidR="0057646D">
          <w:rPr>
            <w:noProof/>
            <w:webHidden/>
          </w:rPr>
          <w:instrText xml:space="preserve"> PAGEREF _Toc94471133 \h </w:instrText>
        </w:r>
        <w:r w:rsidR="0057646D">
          <w:rPr>
            <w:noProof/>
            <w:webHidden/>
          </w:rPr>
        </w:r>
        <w:r w:rsidR="0057646D">
          <w:rPr>
            <w:noProof/>
            <w:webHidden/>
          </w:rPr>
          <w:fldChar w:fldCharType="separate"/>
        </w:r>
        <w:r w:rsidR="005235FE">
          <w:rPr>
            <w:noProof/>
            <w:webHidden/>
          </w:rPr>
          <w:t>20</w:t>
        </w:r>
        <w:r w:rsidR="0057646D">
          <w:rPr>
            <w:noProof/>
            <w:webHidden/>
          </w:rPr>
          <w:fldChar w:fldCharType="end"/>
        </w:r>
      </w:hyperlink>
    </w:p>
    <w:p w14:paraId="3448C3EF" w14:textId="59549201" w:rsidR="0057646D" w:rsidRDefault="00C571D3">
      <w:pPr>
        <w:pStyle w:val="TOC2"/>
        <w:tabs>
          <w:tab w:val="right" w:leader="dot" w:pos="9059"/>
        </w:tabs>
        <w:rPr>
          <w:rFonts w:asciiTheme="minorHAnsi" w:eastAsiaTheme="minorEastAsia" w:hAnsiTheme="minorHAnsi" w:cstheme="minorBidi"/>
          <w:b w:val="0"/>
          <w:i w:val="0"/>
          <w:noProof/>
          <w:kern w:val="0"/>
          <w:sz w:val="22"/>
          <w:szCs w:val="22"/>
        </w:rPr>
      </w:pPr>
      <w:hyperlink w:anchor="_Toc94471134" w:history="1">
        <w:r w:rsidR="0057646D" w:rsidRPr="00930E70">
          <w:rPr>
            <w:rStyle w:val="Hyperlink"/>
            <w:noProof/>
          </w:rPr>
          <w:t>3.6 So sánh giữa các mô hình</w:t>
        </w:r>
        <w:r w:rsidR="0057646D">
          <w:rPr>
            <w:noProof/>
            <w:webHidden/>
          </w:rPr>
          <w:tab/>
        </w:r>
        <w:r w:rsidR="0057646D">
          <w:rPr>
            <w:noProof/>
            <w:webHidden/>
          </w:rPr>
          <w:fldChar w:fldCharType="begin"/>
        </w:r>
        <w:r w:rsidR="0057646D">
          <w:rPr>
            <w:noProof/>
            <w:webHidden/>
          </w:rPr>
          <w:instrText xml:space="preserve"> PAGEREF _Toc94471134 \h </w:instrText>
        </w:r>
        <w:r w:rsidR="0057646D">
          <w:rPr>
            <w:noProof/>
            <w:webHidden/>
          </w:rPr>
        </w:r>
        <w:r w:rsidR="0057646D">
          <w:rPr>
            <w:noProof/>
            <w:webHidden/>
          </w:rPr>
          <w:fldChar w:fldCharType="separate"/>
        </w:r>
        <w:r w:rsidR="005235FE">
          <w:rPr>
            <w:noProof/>
            <w:webHidden/>
          </w:rPr>
          <w:t>21</w:t>
        </w:r>
        <w:r w:rsidR="0057646D">
          <w:rPr>
            <w:noProof/>
            <w:webHidden/>
          </w:rPr>
          <w:fldChar w:fldCharType="end"/>
        </w:r>
      </w:hyperlink>
    </w:p>
    <w:p w14:paraId="66916E7B" w14:textId="6239EDCE" w:rsidR="0057646D" w:rsidRDefault="00C571D3">
      <w:pPr>
        <w:pStyle w:val="TOC1"/>
        <w:rPr>
          <w:rFonts w:asciiTheme="minorHAnsi" w:eastAsiaTheme="minorEastAsia" w:hAnsiTheme="minorHAnsi" w:cstheme="minorBidi"/>
          <w:b w:val="0"/>
          <w:noProof/>
          <w:kern w:val="0"/>
          <w:sz w:val="22"/>
          <w:szCs w:val="22"/>
        </w:rPr>
      </w:pPr>
      <w:hyperlink w:anchor="_Toc94471135" w:history="1">
        <w:r w:rsidR="0057646D" w:rsidRPr="00930E70">
          <w:rPr>
            <w:rStyle w:val="Hyperlink"/>
            <w:noProof/>
          </w:rPr>
          <w:t>KẾT LUẬN</w:t>
        </w:r>
        <w:r w:rsidR="0057646D">
          <w:rPr>
            <w:noProof/>
            <w:webHidden/>
          </w:rPr>
          <w:tab/>
        </w:r>
        <w:r w:rsidR="0057646D">
          <w:rPr>
            <w:noProof/>
            <w:webHidden/>
          </w:rPr>
          <w:fldChar w:fldCharType="begin"/>
        </w:r>
        <w:r w:rsidR="0057646D">
          <w:rPr>
            <w:noProof/>
            <w:webHidden/>
          </w:rPr>
          <w:instrText xml:space="preserve"> PAGEREF _Toc94471135 \h </w:instrText>
        </w:r>
        <w:r w:rsidR="0057646D">
          <w:rPr>
            <w:noProof/>
            <w:webHidden/>
          </w:rPr>
        </w:r>
        <w:r w:rsidR="0057646D">
          <w:rPr>
            <w:noProof/>
            <w:webHidden/>
          </w:rPr>
          <w:fldChar w:fldCharType="separate"/>
        </w:r>
        <w:r w:rsidR="005235FE">
          <w:rPr>
            <w:noProof/>
            <w:webHidden/>
          </w:rPr>
          <w:t>23</w:t>
        </w:r>
        <w:r w:rsidR="0057646D">
          <w:rPr>
            <w:noProof/>
            <w:webHidden/>
          </w:rPr>
          <w:fldChar w:fldCharType="end"/>
        </w:r>
      </w:hyperlink>
    </w:p>
    <w:p w14:paraId="74484989" w14:textId="309E2B0F" w:rsidR="0057646D" w:rsidRDefault="00C571D3">
      <w:pPr>
        <w:pStyle w:val="TOC1"/>
        <w:rPr>
          <w:rFonts w:asciiTheme="minorHAnsi" w:eastAsiaTheme="minorEastAsia" w:hAnsiTheme="minorHAnsi" w:cstheme="minorBidi"/>
          <w:b w:val="0"/>
          <w:noProof/>
          <w:kern w:val="0"/>
          <w:sz w:val="22"/>
          <w:szCs w:val="22"/>
        </w:rPr>
      </w:pPr>
      <w:hyperlink w:anchor="_Toc94471136" w:history="1">
        <w:r w:rsidR="0057646D" w:rsidRPr="00930E70">
          <w:rPr>
            <w:rStyle w:val="Hyperlink"/>
            <w:noProof/>
          </w:rPr>
          <w:t>TÀI LIỆU THAM KHẢO</w:t>
        </w:r>
        <w:r w:rsidR="0057646D">
          <w:rPr>
            <w:noProof/>
            <w:webHidden/>
          </w:rPr>
          <w:tab/>
        </w:r>
        <w:r w:rsidR="0057646D">
          <w:rPr>
            <w:noProof/>
            <w:webHidden/>
          </w:rPr>
          <w:fldChar w:fldCharType="begin"/>
        </w:r>
        <w:r w:rsidR="0057646D">
          <w:rPr>
            <w:noProof/>
            <w:webHidden/>
          </w:rPr>
          <w:instrText xml:space="preserve"> PAGEREF _Toc94471136 \h </w:instrText>
        </w:r>
        <w:r w:rsidR="0057646D">
          <w:rPr>
            <w:noProof/>
            <w:webHidden/>
          </w:rPr>
        </w:r>
        <w:r w:rsidR="0057646D">
          <w:rPr>
            <w:noProof/>
            <w:webHidden/>
          </w:rPr>
          <w:fldChar w:fldCharType="separate"/>
        </w:r>
        <w:r w:rsidR="005235FE">
          <w:rPr>
            <w:noProof/>
            <w:webHidden/>
          </w:rPr>
          <w:t>24</w:t>
        </w:r>
        <w:r w:rsidR="0057646D">
          <w:rPr>
            <w:noProof/>
            <w:webHidden/>
          </w:rPr>
          <w:fldChar w:fldCharType="end"/>
        </w:r>
      </w:hyperlink>
    </w:p>
    <w:p w14:paraId="1E461A3C" w14:textId="7AFEC0BE" w:rsidR="00B836A5" w:rsidRDefault="001E4C07" w:rsidP="00D2775A">
      <w:pPr>
        <w:ind w:firstLine="0"/>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32482C05" w14:textId="77777777" w:rsidR="00251D11" w:rsidRDefault="00251D11" w:rsidP="00E2610F">
      <w:pPr>
        <w:pStyle w:val="Heading1"/>
        <w:numPr>
          <w:ilvl w:val="0"/>
          <w:numId w:val="0"/>
        </w:numPr>
      </w:pPr>
      <w:bookmarkStart w:id="1" w:name="_Toc94471108"/>
      <w:r>
        <w:lastRenderedPageBreak/>
        <w:t>DANH MỤC HÌNH VẼ</w:t>
      </w:r>
      <w:bookmarkEnd w:id="1"/>
    </w:p>
    <w:p w14:paraId="58F352DD" w14:textId="3C96E97B" w:rsidR="0057646D"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94471137" w:history="1">
        <w:r w:rsidR="0057646D" w:rsidRPr="00200D63">
          <w:rPr>
            <w:rStyle w:val="Hyperlink"/>
            <w:noProof/>
          </w:rPr>
          <w:t>Hình 1.1. Mô hình kênh Fading</w:t>
        </w:r>
        <w:r w:rsidR="0057646D">
          <w:rPr>
            <w:noProof/>
            <w:webHidden/>
          </w:rPr>
          <w:tab/>
        </w:r>
        <w:r w:rsidR="0057646D">
          <w:rPr>
            <w:noProof/>
            <w:webHidden/>
          </w:rPr>
          <w:fldChar w:fldCharType="begin"/>
        </w:r>
        <w:r w:rsidR="0057646D">
          <w:rPr>
            <w:noProof/>
            <w:webHidden/>
          </w:rPr>
          <w:instrText xml:space="preserve"> PAGEREF _Toc94471137 \h </w:instrText>
        </w:r>
        <w:r w:rsidR="0057646D">
          <w:rPr>
            <w:noProof/>
            <w:webHidden/>
          </w:rPr>
        </w:r>
        <w:r w:rsidR="0057646D">
          <w:rPr>
            <w:noProof/>
            <w:webHidden/>
          </w:rPr>
          <w:fldChar w:fldCharType="separate"/>
        </w:r>
        <w:r w:rsidR="005235FE">
          <w:rPr>
            <w:noProof/>
            <w:webHidden/>
          </w:rPr>
          <w:t>3</w:t>
        </w:r>
        <w:r w:rsidR="0057646D">
          <w:rPr>
            <w:noProof/>
            <w:webHidden/>
          </w:rPr>
          <w:fldChar w:fldCharType="end"/>
        </w:r>
      </w:hyperlink>
    </w:p>
    <w:p w14:paraId="09BEBE62" w14:textId="6D14C655"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38" w:history="1">
        <w:r w:rsidR="0057646D" w:rsidRPr="00200D63">
          <w:rPr>
            <w:rStyle w:val="Hyperlink"/>
            <w:noProof/>
          </w:rPr>
          <w:t>Hình 1.2. Mô hình kênh Rayleigh</w:t>
        </w:r>
        <w:r w:rsidR="0057646D">
          <w:rPr>
            <w:noProof/>
            <w:webHidden/>
          </w:rPr>
          <w:tab/>
        </w:r>
        <w:r w:rsidR="0057646D">
          <w:rPr>
            <w:noProof/>
            <w:webHidden/>
          </w:rPr>
          <w:fldChar w:fldCharType="begin"/>
        </w:r>
        <w:r w:rsidR="0057646D">
          <w:rPr>
            <w:noProof/>
            <w:webHidden/>
          </w:rPr>
          <w:instrText xml:space="preserve"> PAGEREF _Toc94471138 \h </w:instrText>
        </w:r>
        <w:r w:rsidR="0057646D">
          <w:rPr>
            <w:noProof/>
            <w:webHidden/>
          </w:rPr>
        </w:r>
        <w:r w:rsidR="0057646D">
          <w:rPr>
            <w:noProof/>
            <w:webHidden/>
          </w:rPr>
          <w:fldChar w:fldCharType="separate"/>
        </w:r>
        <w:r w:rsidR="005235FE">
          <w:rPr>
            <w:noProof/>
            <w:webHidden/>
          </w:rPr>
          <w:t>4</w:t>
        </w:r>
        <w:r w:rsidR="0057646D">
          <w:rPr>
            <w:noProof/>
            <w:webHidden/>
          </w:rPr>
          <w:fldChar w:fldCharType="end"/>
        </w:r>
      </w:hyperlink>
    </w:p>
    <w:p w14:paraId="759A5DC3" w14:textId="79BEA457"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39" w:history="1">
        <w:r w:rsidR="0057646D" w:rsidRPr="00200D63">
          <w:rPr>
            <w:rStyle w:val="Hyperlink"/>
            <w:noProof/>
          </w:rPr>
          <w:t>Hình 1.3. Mô hình kênh Rician</w:t>
        </w:r>
        <w:r w:rsidR="0057646D">
          <w:rPr>
            <w:noProof/>
            <w:webHidden/>
          </w:rPr>
          <w:tab/>
        </w:r>
        <w:r w:rsidR="0057646D">
          <w:rPr>
            <w:noProof/>
            <w:webHidden/>
          </w:rPr>
          <w:fldChar w:fldCharType="begin"/>
        </w:r>
        <w:r w:rsidR="0057646D">
          <w:rPr>
            <w:noProof/>
            <w:webHidden/>
          </w:rPr>
          <w:instrText xml:space="preserve"> PAGEREF _Toc94471139 \h </w:instrText>
        </w:r>
        <w:r w:rsidR="0057646D">
          <w:rPr>
            <w:noProof/>
            <w:webHidden/>
          </w:rPr>
        </w:r>
        <w:r w:rsidR="0057646D">
          <w:rPr>
            <w:noProof/>
            <w:webHidden/>
          </w:rPr>
          <w:fldChar w:fldCharType="separate"/>
        </w:r>
        <w:r w:rsidR="005235FE">
          <w:rPr>
            <w:noProof/>
            <w:webHidden/>
          </w:rPr>
          <w:t>5</w:t>
        </w:r>
        <w:r w:rsidR="0057646D">
          <w:rPr>
            <w:noProof/>
            <w:webHidden/>
          </w:rPr>
          <w:fldChar w:fldCharType="end"/>
        </w:r>
      </w:hyperlink>
    </w:p>
    <w:p w14:paraId="3E0BE977" w14:textId="01698F28"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0" w:history="1">
        <w:r w:rsidR="0057646D" w:rsidRPr="00200D63">
          <w:rPr>
            <w:rStyle w:val="Hyperlink"/>
            <w:noProof/>
          </w:rPr>
          <w:t>Hình 2.1. Điều chế QPSK trong mô hình kênh nhiễu trắng với SNR = 10dB</w:t>
        </w:r>
        <w:r w:rsidR="0057646D">
          <w:rPr>
            <w:noProof/>
            <w:webHidden/>
          </w:rPr>
          <w:tab/>
        </w:r>
        <w:r w:rsidR="0057646D">
          <w:rPr>
            <w:noProof/>
            <w:webHidden/>
          </w:rPr>
          <w:fldChar w:fldCharType="begin"/>
        </w:r>
        <w:r w:rsidR="0057646D">
          <w:rPr>
            <w:noProof/>
            <w:webHidden/>
          </w:rPr>
          <w:instrText xml:space="preserve"> PAGEREF _Toc94471140 \h </w:instrText>
        </w:r>
        <w:r w:rsidR="0057646D">
          <w:rPr>
            <w:noProof/>
            <w:webHidden/>
          </w:rPr>
        </w:r>
        <w:r w:rsidR="0057646D">
          <w:rPr>
            <w:noProof/>
            <w:webHidden/>
          </w:rPr>
          <w:fldChar w:fldCharType="separate"/>
        </w:r>
        <w:r w:rsidR="005235FE">
          <w:rPr>
            <w:noProof/>
            <w:webHidden/>
          </w:rPr>
          <w:t>7</w:t>
        </w:r>
        <w:r w:rsidR="0057646D">
          <w:rPr>
            <w:noProof/>
            <w:webHidden/>
          </w:rPr>
          <w:fldChar w:fldCharType="end"/>
        </w:r>
      </w:hyperlink>
    </w:p>
    <w:p w14:paraId="6A085C29" w14:textId="724234B3"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1" w:history="1">
        <w:r w:rsidR="0057646D" w:rsidRPr="00200D63">
          <w:rPr>
            <w:rStyle w:val="Hyperlink"/>
            <w:noProof/>
          </w:rPr>
          <w:t>Hình 2.2. Điều chế QPSK trong mô hình kênh nhiễu trắng với SNR = 20dB</w:t>
        </w:r>
        <w:r w:rsidR="0057646D">
          <w:rPr>
            <w:noProof/>
            <w:webHidden/>
          </w:rPr>
          <w:tab/>
        </w:r>
        <w:r w:rsidR="0057646D">
          <w:rPr>
            <w:noProof/>
            <w:webHidden/>
          </w:rPr>
          <w:fldChar w:fldCharType="begin"/>
        </w:r>
        <w:r w:rsidR="0057646D">
          <w:rPr>
            <w:noProof/>
            <w:webHidden/>
          </w:rPr>
          <w:instrText xml:space="preserve"> PAGEREF _Toc94471141 \h </w:instrText>
        </w:r>
        <w:r w:rsidR="0057646D">
          <w:rPr>
            <w:noProof/>
            <w:webHidden/>
          </w:rPr>
        </w:r>
        <w:r w:rsidR="0057646D">
          <w:rPr>
            <w:noProof/>
            <w:webHidden/>
          </w:rPr>
          <w:fldChar w:fldCharType="separate"/>
        </w:r>
        <w:r w:rsidR="005235FE">
          <w:rPr>
            <w:noProof/>
            <w:webHidden/>
          </w:rPr>
          <w:t>8</w:t>
        </w:r>
        <w:r w:rsidR="0057646D">
          <w:rPr>
            <w:noProof/>
            <w:webHidden/>
          </w:rPr>
          <w:fldChar w:fldCharType="end"/>
        </w:r>
      </w:hyperlink>
    </w:p>
    <w:p w14:paraId="5DC47A3E" w14:textId="4277F89D"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2" w:history="1">
        <w:r w:rsidR="0057646D" w:rsidRPr="00200D63">
          <w:rPr>
            <w:rStyle w:val="Hyperlink"/>
            <w:noProof/>
          </w:rPr>
          <w:t>Hình 2.3. BER của điều chế QPSK trên kênh nhiễu trắng so với lý thuyết</w:t>
        </w:r>
        <w:r w:rsidR="0057646D">
          <w:rPr>
            <w:noProof/>
            <w:webHidden/>
          </w:rPr>
          <w:tab/>
        </w:r>
        <w:r w:rsidR="0057646D">
          <w:rPr>
            <w:noProof/>
            <w:webHidden/>
          </w:rPr>
          <w:fldChar w:fldCharType="begin"/>
        </w:r>
        <w:r w:rsidR="0057646D">
          <w:rPr>
            <w:noProof/>
            <w:webHidden/>
          </w:rPr>
          <w:instrText xml:space="preserve"> PAGEREF _Toc94471142 \h </w:instrText>
        </w:r>
        <w:r w:rsidR="0057646D">
          <w:rPr>
            <w:noProof/>
            <w:webHidden/>
          </w:rPr>
        </w:r>
        <w:r w:rsidR="0057646D">
          <w:rPr>
            <w:noProof/>
            <w:webHidden/>
          </w:rPr>
          <w:fldChar w:fldCharType="separate"/>
        </w:r>
        <w:r w:rsidR="005235FE">
          <w:rPr>
            <w:noProof/>
            <w:webHidden/>
          </w:rPr>
          <w:t>9</w:t>
        </w:r>
        <w:r w:rsidR="0057646D">
          <w:rPr>
            <w:noProof/>
            <w:webHidden/>
          </w:rPr>
          <w:fldChar w:fldCharType="end"/>
        </w:r>
      </w:hyperlink>
    </w:p>
    <w:p w14:paraId="55928533" w14:textId="28C3B17A"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3" w:history="1">
        <w:r w:rsidR="0057646D" w:rsidRPr="00200D63">
          <w:rPr>
            <w:rStyle w:val="Hyperlink"/>
            <w:noProof/>
          </w:rPr>
          <w:t>Hình 2.4. Điều chế 16-QAM trên kênh nhiễu trắng với SNR = 10dB</w:t>
        </w:r>
        <w:r w:rsidR="0057646D">
          <w:rPr>
            <w:noProof/>
            <w:webHidden/>
          </w:rPr>
          <w:tab/>
        </w:r>
        <w:r w:rsidR="0057646D">
          <w:rPr>
            <w:noProof/>
            <w:webHidden/>
          </w:rPr>
          <w:fldChar w:fldCharType="begin"/>
        </w:r>
        <w:r w:rsidR="0057646D">
          <w:rPr>
            <w:noProof/>
            <w:webHidden/>
          </w:rPr>
          <w:instrText xml:space="preserve"> PAGEREF _Toc94471143 \h </w:instrText>
        </w:r>
        <w:r w:rsidR="0057646D">
          <w:rPr>
            <w:noProof/>
            <w:webHidden/>
          </w:rPr>
        </w:r>
        <w:r w:rsidR="0057646D">
          <w:rPr>
            <w:noProof/>
            <w:webHidden/>
          </w:rPr>
          <w:fldChar w:fldCharType="separate"/>
        </w:r>
        <w:r w:rsidR="005235FE">
          <w:rPr>
            <w:noProof/>
            <w:webHidden/>
          </w:rPr>
          <w:t>10</w:t>
        </w:r>
        <w:r w:rsidR="0057646D">
          <w:rPr>
            <w:noProof/>
            <w:webHidden/>
          </w:rPr>
          <w:fldChar w:fldCharType="end"/>
        </w:r>
      </w:hyperlink>
    </w:p>
    <w:p w14:paraId="710CC5D9" w14:textId="1EFAC6FB"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4" w:history="1">
        <w:r w:rsidR="0057646D" w:rsidRPr="00200D63">
          <w:rPr>
            <w:rStyle w:val="Hyperlink"/>
            <w:noProof/>
          </w:rPr>
          <w:t>Hình 2.5. Điều chế 16-QAM trên kênh nhiễu trắng với SNR = 20dB</w:t>
        </w:r>
        <w:r w:rsidR="0057646D">
          <w:rPr>
            <w:noProof/>
            <w:webHidden/>
          </w:rPr>
          <w:tab/>
        </w:r>
        <w:r w:rsidR="0057646D">
          <w:rPr>
            <w:noProof/>
            <w:webHidden/>
          </w:rPr>
          <w:fldChar w:fldCharType="begin"/>
        </w:r>
        <w:r w:rsidR="0057646D">
          <w:rPr>
            <w:noProof/>
            <w:webHidden/>
          </w:rPr>
          <w:instrText xml:space="preserve"> PAGEREF _Toc94471144 \h </w:instrText>
        </w:r>
        <w:r w:rsidR="0057646D">
          <w:rPr>
            <w:noProof/>
            <w:webHidden/>
          </w:rPr>
        </w:r>
        <w:r w:rsidR="0057646D">
          <w:rPr>
            <w:noProof/>
            <w:webHidden/>
          </w:rPr>
          <w:fldChar w:fldCharType="separate"/>
        </w:r>
        <w:r w:rsidR="005235FE">
          <w:rPr>
            <w:noProof/>
            <w:webHidden/>
          </w:rPr>
          <w:t>10</w:t>
        </w:r>
        <w:r w:rsidR="0057646D">
          <w:rPr>
            <w:noProof/>
            <w:webHidden/>
          </w:rPr>
          <w:fldChar w:fldCharType="end"/>
        </w:r>
      </w:hyperlink>
    </w:p>
    <w:p w14:paraId="120F0B3F" w14:textId="2A3A7333"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5" w:history="1">
        <w:r w:rsidR="0057646D" w:rsidRPr="00200D63">
          <w:rPr>
            <w:rStyle w:val="Hyperlink"/>
            <w:noProof/>
          </w:rPr>
          <w:t>Hình 2.6. BER của điều chế 16-QAM trên kênh nhiễu trắng so với lý thuyết</w:t>
        </w:r>
        <w:r w:rsidR="0057646D">
          <w:rPr>
            <w:noProof/>
            <w:webHidden/>
          </w:rPr>
          <w:tab/>
        </w:r>
        <w:r w:rsidR="0057646D">
          <w:rPr>
            <w:noProof/>
            <w:webHidden/>
          </w:rPr>
          <w:fldChar w:fldCharType="begin"/>
        </w:r>
        <w:r w:rsidR="0057646D">
          <w:rPr>
            <w:noProof/>
            <w:webHidden/>
          </w:rPr>
          <w:instrText xml:space="preserve"> PAGEREF _Toc94471145 \h </w:instrText>
        </w:r>
        <w:r w:rsidR="0057646D">
          <w:rPr>
            <w:noProof/>
            <w:webHidden/>
          </w:rPr>
        </w:r>
        <w:r w:rsidR="0057646D">
          <w:rPr>
            <w:noProof/>
            <w:webHidden/>
          </w:rPr>
          <w:fldChar w:fldCharType="separate"/>
        </w:r>
        <w:r w:rsidR="005235FE">
          <w:rPr>
            <w:noProof/>
            <w:webHidden/>
          </w:rPr>
          <w:t>11</w:t>
        </w:r>
        <w:r w:rsidR="0057646D">
          <w:rPr>
            <w:noProof/>
            <w:webHidden/>
          </w:rPr>
          <w:fldChar w:fldCharType="end"/>
        </w:r>
      </w:hyperlink>
    </w:p>
    <w:p w14:paraId="662F3BA3" w14:textId="15A4D480"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6" w:history="1">
        <w:r w:rsidR="0057646D" w:rsidRPr="00200D63">
          <w:rPr>
            <w:rStyle w:val="Hyperlink"/>
            <w:noProof/>
          </w:rPr>
          <w:t>Hình 2.7. Điều chế QPSK trong mô hình kênh Rician</w:t>
        </w:r>
        <w:r w:rsidR="0057646D">
          <w:rPr>
            <w:noProof/>
            <w:webHidden/>
          </w:rPr>
          <w:tab/>
        </w:r>
        <w:r w:rsidR="0057646D">
          <w:rPr>
            <w:noProof/>
            <w:webHidden/>
          </w:rPr>
          <w:fldChar w:fldCharType="begin"/>
        </w:r>
        <w:r w:rsidR="0057646D">
          <w:rPr>
            <w:noProof/>
            <w:webHidden/>
          </w:rPr>
          <w:instrText xml:space="preserve"> PAGEREF _Toc94471146 \h </w:instrText>
        </w:r>
        <w:r w:rsidR="0057646D">
          <w:rPr>
            <w:noProof/>
            <w:webHidden/>
          </w:rPr>
        </w:r>
        <w:r w:rsidR="0057646D">
          <w:rPr>
            <w:noProof/>
            <w:webHidden/>
          </w:rPr>
          <w:fldChar w:fldCharType="separate"/>
        </w:r>
        <w:r w:rsidR="005235FE">
          <w:rPr>
            <w:noProof/>
            <w:webHidden/>
          </w:rPr>
          <w:t>12</w:t>
        </w:r>
        <w:r w:rsidR="0057646D">
          <w:rPr>
            <w:noProof/>
            <w:webHidden/>
          </w:rPr>
          <w:fldChar w:fldCharType="end"/>
        </w:r>
      </w:hyperlink>
    </w:p>
    <w:p w14:paraId="3D0FCE8E" w14:textId="0BF8FB0C"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7" w:history="1">
        <w:r w:rsidR="0057646D" w:rsidRPr="00200D63">
          <w:rPr>
            <w:rStyle w:val="Hyperlink"/>
            <w:noProof/>
          </w:rPr>
          <w:t>Hình 2.8. Điều chế QPSK trong mô hình kênh Rayleigh</w:t>
        </w:r>
        <w:r w:rsidR="0057646D">
          <w:rPr>
            <w:noProof/>
            <w:webHidden/>
          </w:rPr>
          <w:tab/>
        </w:r>
        <w:r w:rsidR="0057646D">
          <w:rPr>
            <w:noProof/>
            <w:webHidden/>
          </w:rPr>
          <w:fldChar w:fldCharType="begin"/>
        </w:r>
        <w:r w:rsidR="0057646D">
          <w:rPr>
            <w:noProof/>
            <w:webHidden/>
          </w:rPr>
          <w:instrText xml:space="preserve"> PAGEREF _Toc94471147 \h </w:instrText>
        </w:r>
        <w:r w:rsidR="0057646D">
          <w:rPr>
            <w:noProof/>
            <w:webHidden/>
          </w:rPr>
        </w:r>
        <w:r w:rsidR="0057646D">
          <w:rPr>
            <w:noProof/>
            <w:webHidden/>
          </w:rPr>
          <w:fldChar w:fldCharType="separate"/>
        </w:r>
        <w:r w:rsidR="005235FE">
          <w:rPr>
            <w:noProof/>
            <w:webHidden/>
          </w:rPr>
          <w:t>12</w:t>
        </w:r>
        <w:r w:rsidR="0057646D">
          <w:rPr>
            <w:noProof/>
            <w:webHidden/>
          </w:rPr>
          <w:fldChar w:fldCharType="end"/>
        </w:r>
      </w:hyperlink>
    </w:p>
    <w:p w14:paraId="2273FE78" w14:textId="14B506CB"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8" w:history="1">
        <w:r w:rsidR="0057646D" w:rsidRPr="00200D63">
          <w:rPr>
            <w:rStyle w:val="Hyperlink"/>
            <w:noProof/>
          </w:rPr>
          <w:t>Hình 2.9. BER của điều chế QPSK trên các kênh</w:t>
        </w:r>
        <w:r w:rsidR="0057646D">
          <w:rPr>
            <w:noProof/>
            <w:webHidden/>
          </w:rPr>
          <w:tab/>
        </w:r>
        <w:r w:rsidR="0057646D">
          <w:rPr>
            <w:noProof/>
            <w:webHidden/>
          </w:rPr>
          <w:fldChar w:fldCharType="begin"/>
        </w:r>
        <w:r w:rsidR="0057646D">
          <w:rPr>
            <w:noProof/>
            <w:webHidden/>
          </w:rPr>
          <w:instrText xml:space="preserve"> PAGEREF _Toc94471148 \h </w:instrText>
        </w:r>
        <w:r w:rsidR="0057646D">
          <w:rPr>
            <w:noProof/>
            <w:webHidden/>
          </w:rPr>
        </w:r>
        <w:r w:rsidR="0057646D">
          <w:rPr>
            <w:noProof/>
            <w:webHidden/>
          </w:rPr>
          <w:fldChar w:fldCharType="separate"/>
        </w:r>
        <w:r w:rsidR="005235FE">
          <w:rPr>
            <w:noProof/>
            <w:webHidden/>
          </w:rPr>
          <w:t>13</w:t>
        </w:r>
        <w:r w:rsidR="0057646D">
          <w:rPr>
            <w:noProof/>
            <w:webHidden/>
          </w:rPr>
          <w:fldChar w:fldCharType="end"/>
        </w:r>
      </w:hyperlink>
    </w:p>
    <w:p w14:paraId="56F6161D" w14:textId="44E5F2FA"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49" w:history="1">
        <w:r w:rsidR="0057646D" w:rsidRPr="00200D63">
          <w:rPr>
            <w:rStyle w:val="Hyperlink"/>
            <w:noProof/>
          </w:rPr>
          <w:t>Hình 2.10. Điều chế 16-QAM trong mô hình kênh Rician</w:t>
        </w:r>
        <w:r w:rsidR="0057646D">
          <w:rPr>
            <w:noProof/>
            <w:webHidden/>
          </w:rPr>
          <w:tab/>
        </w:r>
        <w:r w:rsidR="0057646D">
          <w:rPr>
            <w:noProof/>
            <w:webHidden/>
          </w:rPr>
          <w:fldChar w:fldCharType="begin"/>
        </w:r>
        <w:r w:rsidR="0057646D">
          <w:rPr>
            <w:noProof/>
            <w:webHidden/>
          </w:rPr>
          <w:instrText xml:space="preserve"> PAGEREF _Toc94471149 \h </w:instrText>
        </w:r>
        <w:r w:rsidR="0057646D">
          <w:rPr>
            <w:noProof/>
            <w:webHidden/>
          </w:rPr>
        </w:r>
        <w:r w:rsidR="0057646D">
          <w:rPr>
            <w:noProof/>
            <w:webHidden/>
          </w:rPr>
          <w:fldChar w:fldCharType="separate"/>
        </w:r>
        <w:r w:rsidR="005235FE">
          <w:rPr>
            <w:noProof/>
            <w:webHidden/>
          </w:rPr>
          <w:t>14</w:t>
        </w:r>
        <w:r w:rsidR="0057646D">
          <w:rPr>
            <w:noProof/>
            <w:webHidden/>
          </w:rPr>
          <w:fldChar w:fldCharType="end"/>
        </w:r>
      </w:hyperlink>
    </w:p>
    <w:p w14:paraId="39BB2C2E" w14:textId="60E39BA6"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50" w:history="1">
        <w:r w:rsidR="0057646D" w:rsidRPr="00200D63">
          <w:rPr>
            <w:rStyle w:val="Hyperlink"/>
            <w:noProof/>
          </w:rPr>
          <w:t>Hình 2.11. Điều chế 16-QAM trong mô hình kênh Rayleigh</w:t>
        </w:r>
        <w:r w:rsidR="0057646D">
          <w:rPr>
            <w:noProof/>
            <w:webHidden/>
          </w:rPr>
          <w:tab/>
        </w:r>
        <w:r w:rsidR="0057646D">
          <w:rPr>
            <w:noProof/>
            <w:webHidden/>
          </w:rPr>
          <w:fldChar w:fldCharType="begin"/>
        </w:r>
        <w:r w:rsidR="0057646D">
          <w:rPr>
            <w:noProof/>
            <w:webHidden/>
          </w:rPr>
          <w:instrText xml:space="preserve"> PAGEREF _Toc94471150 \h </w:instrText>
        </w:r>
        <w:r w:rsidR="0057646D">
          <w:rPr>
            <w:noProof/>
            <w:webHidden/>
          </w:rPr>
        </w:r>
        <w:r w:rsidR="0057646D">
          <w:rPr>
            <w:noProof/>
            <w:webHidden/>
          </w:rPr>
          <w:fldChar w:fldCharType="separate"/>
        </w:r>
        <w:r w:rsidR="005235FE">
          <w:rPr>
            <w:noProof/>
            <w:webHidden/>
          </w:rPr>
          <w:t>14</w:t>
        </w:r>
        <w:r w:rsidR="0057646D">
          <w:rPr>
            <w:noProof/>
            <w:webHidden/>
          </w:rPr>
          <w:fldChar w:fldCharType="end"/>
        </w:r>
      </w:hyperlink>
    </w:p>
    <w:p w14:paraId="5C9AABCA" w14:textId="53C2D3E3"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51" w:history="1">
        <w:r w:rsidR="0057646D" w:rsidRPr="00200D63">
          <w:rPr>
            <w:rStyle w:val="Hyperlink"/>
            <w:noProof/>
          </w:rPr>
          <w:t>Hình 2.12. BER của điều chế 16-QAM trên các kênh</w:t>
        </w:r>
        <w:r w:rsidR="0057646D">
          <w:rPr>
            <w:noProof/>
            <w:webHidden/>
          </w:rPr>
          <w:tab/>
        </w:r>
        <w:r w:rsidR="0057646D">
          <w:rPr>
            <w:noProof/>
            <w:webHidden/>
          </w:rPr>
          <w:fldChar w:fldCharType="begin"/>
        </w:r>
        <w:r w:rsidR="0057646D">
          <w:rPr>
            <w:noProof/>
            <w:webHidden/>
          </w:rPr>
          <w:instrText xml:space="preserve"> PAGEREF _Toc94471151 \h </w:instrText>
        </w:r>
        <w:r w:rsidR="0057646D">
          <w:rPr>
            <w:noProof/>
            <w:webHidden/>
          </w:rPr>
        </w:r>
        <w:r w:rsidR="0057646D">
          <w:rPr>
            <w:noProof/>
            <w:webHidden/>
          </w:rPr>
          <w:fldChar w:fldCharType="separate"/>
        </w:r>
        <w:r w:rsidR="005235FE">
          <w:rPr>
            <w:noProof/>
            <w:webHidden/>
          </w:rPr>
          <w:t>15</w:t>
        </w:r>
        <w:r w:rsidR="0057646D">
          <w:rPr>
            <w:noProof/>
            <w:webHidden/>
          </w:rPr>
          <w:fldChar w:fldCharType="end"/>
        </w:r>
      </w:hyperlink>
    </w:p>
    <w:p w14:paraId="34BD3E5F" w14:textId="77CEC7A0" w:rsidR="0057646D"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52" w:history="1">
        <w:r w:rsidR="0057646D" w:rsidRPr="00200D63">
          <w:rPr>
            <w:rStyle w:val="Hyperlink"/>
            <w:noProof/>
          </w:rPr>
          <w:t>Hình 3.1. Hệ số suy giảm trung vị của Mô hình Okumura</w:t>
        </w:r>
        <w:r w:rsidR="0057646D">
          <w:rPr>
            <w:noProof/>
            <w:webHidden/>
          </w:rPr>
          <w:tab/>
        </w:r>
        <w:r w:rsidR="0057646D">
          <w:rPr>
            <w:noProof/>
            <w:webHidden/>
          </w:rPr>
          <w:fldChar w:fldCharType="begin"/>
        </w:r>
        <w:r w:rsidR="0057646D">
          <w:rPr>
            <w:noProof/>
            <w:webHidden/>
          </w:rPr>
          <w:instrText xml:space="preserve"> PAGEREF _Toc94471152 \h </w:instrText>
        </w:r>
        <w:r w:rsidR="0057646D">
          <w:rPr>
            <w:noProof/>
            <w:webHidden/>
          </w:rPr>
        </w:r>
        <w:r w:rsidR="0057646D">
          <w:rPr>
            <w:noProof/>
            <w:webHidden/>
          </w:rPr>
          <w:fldChar w:fldCharType="separate"/>
        </w:r>
        <w:r w:rsidR="005235FE">
          <w:rPr>
            <w:noProof/>
            <w:webHidden/>
          </w:rPr>
          <w:t>18</w:t>
        </w:r>
        <w:r w:rsidR="0057646D">
          <w:rPr>
            <w:noProof/>
            <w:webHidden/>
          </w:rPr>
          <w:fldChar w:fldCharType="end"/>
        </w:r>
      </w:hyperlink>
    </w:p>
    <w:p w14:paraId="7B7217FE" w14:textId="1EFC87D2" w:rsidR="00251D11" w:rsidRPr="007F7646" w:rsidRDefault="001E4C07" w:rsidP="00D2775A">
      <w:pPr>
        <w:ind w:firstLine="0"/>
      </w:pPr>
      <w:r>
        <w:fldChar w:fldCharType="end"/>
      </w:r>
    </w:p>
    <w:p w14:paraId="630F5AD7" w14:textId="77777777" w:rsidR="007F7646" w:rsidRDefault="007F7646">
      <w:pPr>
        <w:spacing w:line="276" w:lineRule="auto"/>
        <w:jc w:val="left"/>
        <w:rPr>
          <w:rFonts w:eastAsiaTheme="majorEastAsia" w:cstheme="majorBidi"/>
          <w:b/>
          <w:bCs/>
          <w:sz w:val="32"/>
          <w:szCs w:val="28"/>
        </w:rPr>
      </w:pPr>
      <w:r>
        <w:br w:type="page"/>
      </w:r>
    </w:p>
    <w:p w14:paraId="5F1CD5C7" w14:textId="77777777" w:rsidR="00697E37" w:rsidRPr="00697E37" w:rsidRDefault="00251D11" w:rsidP="00697E37">
      <w:pPr>
        <w:pStyle w:val="Heading1"/>
        <w:numPr>
          <w:ilvl w:val="0"/>
          <w:numId w:val="0"/>
        </w:numPr>
      </w:pPr>
      <w:bookmarkStart w:id="2" w:name="_Toc94471109"/>
      <w:r>
        <w:lastRenderedPageBreak/>
        <w:t>DANH MỤC BẢNG BIỂU</w:t>
      </w:r>
      <w:bookmarkEnd w:id="2"/>
    </w:p>
    <w:p w14:paraId="583BBC1E" w14:textId="254317C9" w:rsidR="009518B2" w:rsidRDefault="00342DE6">
      <w:pPr>
        <w:pStyle w:val="TableofFigures"/>
        <w:tabs>
          <w:tab w:val="right" w:leader="dot" w:pos="9059"/>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"Bảng" </w:instrText>
      </w:r>
      <w:r>
        <w:rPr>
          <w:lang w:val="vi-VN"/>
        </w:rPr>
        <w:fldChar w:fldCharType="separate"/>
      </w:r>
      <w:hyperlink w:anchor="_Toc94471158" w:history="1">
        <w:r w:rsidR="009518B2" w:rsidRPr="002E3694">
          <w:rPr>
            <w:rStyle w:val="Hyperlink"/>
            <w:noProof/>
          </w:rPr>
          <w:t>Bảng 2.1. Giá trị và ý nghĩa các đại lượng trong mô phỏng</w:t>
        </w:r>
        <w:r w:rsidR="009518B2">
          <w:rPr>
            <w:noProof/>
            <w:webHidden/>
          </w:rPr>
          <w:tab/>
        </w:r>
        <w:r w:rsidR="009518B2">
          <w:rPr>
            <w:noProof/>
            <w:webHidden/>
          </w:rPr>
          <w:fldChar w:fldCharType="begin"/>
        </w:r>
        <w:r w:rsidR="009518B2">
          <w:rPr>
            <w:noProof/>
            <w:webHidden/>
          </w:rPr>
          <w:instrText xml:space="preserve"> PAGEREF _Toc94471158 \h </w:instrText>
        </w:r>
        <w:r w:rsidR="009518B2">
          <w:rPr>
            <w:noProof/>
            <w:webHidden/>
          </w:rPr>
        </w:r>
        <w:r w:rsidR="009518B2">
          <w:rPr>
            <w:noProof/>
            <w:webHidden/>
          </w:rPr>
          <w:fldChar w:fldCharType="separate"/>
        </w:r>
        <w:r w:rsidR="005235FE">
          <w:rPr>
            <w:noProof/>
            <w:webHidden/>
          </w:rPr>
          <w:t>7</w:t>
        </w:r>
        <w:r w:rsidR="009518B2">
          <w:rPr>
            <w:noProof/>
            <w:webHidden/>
          </w:rPr>
          <w:fldChar w:fldCharType="end"/>
        </w:r>
      </w:hyperlink>
    </w:p>
    <w:p w14:paraId="06ACB321" w14:textId="4A81B047" w:rsidR="009518B2"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59" w:history="1">
        <w:r w:rsidR="009518B2" w:rsidRPr="002E3694">
          <w:rPr>
            <w:rStyle w:val="Hyperlink"/>
            <w:noProof/>
          </w:rPr>
          <w:t>Bảng 2.2. Giá trị và ý nghĩa các đại lượng trong mô phỏng</w:t>
        </w:r>
        <w:r w:rsidR="009518B2">
          <w:rPr>
            <w:noProof/>
            <w:webHidden/>
          </w:rPr>
          <w:tab/>
        </w:r>
        <w:r w:rsidR="009518B2">
          <w:rPr>
            <w:noProof/>
            <w:webHidden/>
          </w:rPr>
          <w:fldChar w:fldCharType="begin"/>
        </w:r>
        <w:r w:rsidR="009518B2">
          <w:rPr>
            <w:noProof/>
            <w:webHidden/>
          </w:rPr>
          <w:instrText xml:space="preserve"> PAGEREF _Toc94471159 \h </w:instrText>
        </w:r>
        <w:r w:rsidR="009518B2">
          <w:rPr>
            <w:noProof/>
            <w:webHidden/>
          </w:rPr>
        </w:r>
        <w:r w:rsidR="009518B2">
          <w:rPr>
            <w:noProof/>
            <w:webHidden/>
          </w:rPr>
          <w:fldChar w:fldCharType="separate"/>
        </w:r>
        <w:r w:rsidR="005235FE">
          <w:rPr>
            <w:noProof/>
            <w:webHidden/>
          </w:rPr>
          <w:t>9</w:t>
        </w:r>
        <w:r w:rsidR="009518B2">
          <w:rPr>
            <w:noProof/>
            <w:webHidden/>
          </w:rPr>
          <w:fldChar w:fldCharType="end"/>
        </w:r>
      </w:hyperlink>
    </w:p>
    <w:p w14:paraId="2A609F81" w14:textId="7FC1FD37" w:rsidR="009518B2"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60" w:history="1">
        <w:r w:rsidR="009518B2" w:rsidRPr="002E3694">
          <w:rPr>
            <w:rStyle w:val="Hyperlink"/>
            <w:noProof/>
          </w:rPr>
          <w:t>Bảng 3.1. So sánh các địa hình</w:t>
        </w:r>
        <w:r w:rsidR="009518B2">
          <w:rPr>
            <w:noProof/>
            <w:webHidden/>
          </w:rPr>
          <w:tab/>
        </w:r>
        <w:r w:rsidR="009518B2">
          <w:rPr>
            <w:noProof/>
            <w:webHidden/>
          </w:rPr>
          <w:fldChar w:fldCharType="begin"/>
        </w:r>
        <w:r w:rsidR="009518B2">
          <w:rPr>
            <w:noProof/>
            <w:webHidden/>
          </w:rPr>
          <w:instrText xml:space="preserve"> PAGEREF _Toc94471160 \h </w:instrText>
        </w:r>
        <w:r w:rsidR="009518B2">
          <w:rPr>
            <w:noProof/>
            <w:webHidden/>
          </w:rPr>
        </w:r>
        <w:r w:rsidR="009518B2">
          <w:rPr>
            <w:noProof/>
            <w:webHidden/>
          </w:rPr>
          <w:fldChar w:fldCharType="separate"/>
        </w:r>
        <w:r w:rsidR="005235FE">
          <w:rPr>
            <w:noProof/>
            <w:webHidden/>
          </w:rPr>
          <w:t>16</w:t>
        </w:r>
        <w:r w:rsidR="009518B2">
          <w:rPr>
            <w:noProof/>
            <w:webHidden/>
          </w:rPr>
          <w:fldChar w:fldCharType="end"/>
        </w:r>
      </w:hyperlink>
    </w:p>
    <w:p w14:paraId="57D3D946" w14:textId="63CFFF8B" w:rsidR="009518B2" w:rsidRDefault="00C571D3">
      <w:pPr>
        <w:pStyle w:val="TableofFigures"/>
        <w:tabs>
          <w:tab w:val="right" w:leader="dot" w:pos="9059"/>
        </w:tabs>
        <w:rPr>
          <w:rFonts w:asciiTheme="minorHAnsi" w:eastAsiaTheme="minorEastAsia" w:hAnsiTheme="minorHAnsi" w:cstheme="minorBidi"/>
          <w:noProof/>
          <w:kern w:val="0"/>
          <w:sz w:val="22"/>
          <w:szCs w:val="22"/>
        </w:rPr>
      </w:pPr>
      <w:hyperlink w:anchor="_Toc94471161" w:history="1">
        <w:r w:rsidR="009518B2" w:rsidRPr="002E3694">
          <w:rPr>
            <w:rStyle w:val="Hyperlink"/>
            <w:noProof/>
          </w:rPr>
          <w:t>Bảng 3.2. So sánh giữa các mô hình</w:t>
        </w:r>
        <w:r w:rsidR="009518B2">
          <w:rPr>
            <w:noProof/>
            <w:webHidden/>
          </w:rPr>
          <w:tab/>
        </w:r>
        <w:r w:rsidR="009518B2">
          <w:rPr>
            <w:noProof/>
            <w:webHidden/>
          </w:rPr>
          <w:fldChar w:fldCharType="begin"/>
        </w:r>
        <w:r w:rsidR="009518B2">
          <w:rPr>
            <w:noProof/>
            <w:webHidden/>
          </w:rPr>
          <w:instrText xml:space="preserve"> PAGEREF _Toc94471161 \h </w:instrText>
        </w:r>
        <w:r w:rsidR="009518B2">
          <w:rPr>
            <w:noProof/>
            <w:webHidden/>
          </w:rPr>
        </w:r>
        <w:r w:rsidR="009518B2">
          <w:rPr>
            <w:noProof/>
            <w:webHidden/>
          </w:rPr>
          <w:fldChar w:fldCharType="separate"/>
        </w:r>
        <w:r w:rsidR="005235FE">
          <w:rPr>
            <w:noProof/>
            <w:webHidden/>
          </w:rPr>
          <w:t>21</w:t>
        </w:r>
        <w:r w:rsidR="009518B2">
          <w:rPr>
            <w:noProof/>
            <w:webHidden/>
          </w:rPr>
          <w:fldChar w:fldCharType="end"/>
        </w:r>
      </w:hyperlink>
    </w:p>
    <w:p w14:paraId="4A500894" w14:textId="44ED21F0" w:rsidR="00342DE6" w:rsidRDefault="00342DE6" w:rsidP="00342DE6">
      <w:pPr>
        <w:ind w:firstLine="0"/>
        <w:rPr>
          <w:lang w:val="vi-VN"/>
        </w:rPr>
      </w:pPr>
      <w:r>
        <w:rPr>
          <w:lang w:val="vi-VN"/>
        </w:rPr>
        <w:fldChar w:fldCharType="end"/>
      </w:r>
    </w:p>
    <w:p w14:paraId="4489266D" w14:textId="3FA93E91" w:rsidR="00342DE6" w:rsidRDefault="00342DE6" w:rsidP="0045153D">
      <w:pPr>
        <w:rPr>
          <w:lang w:val="vi-VN"/>
        </w:rPr>
      </w:pPr>
      <w:r>
        <w:rPr>
          <w:lang w:val="vi-VN"/>
        </w:rPr>
        <w:br w:type="page"/>
      </w:r>
    </w:p>
    <w:p w14:paraId="69632A9B" w14:textId="786102F7" w:rsidR="00631A3D" w:rsidRDefault="006D699F" w:rsidP="006D699F">
      <w:pPr>
        <w:pStyle w:val="Heading1"/>
      </w:pPr>
      <w:bookmarkStart w:id="3" w:name="_Toc94471110"/>
      <w:r>
        <w:lastRenderedPageBreak/>
        <w:t>GIỚI THIỆU C</w:t>
      </w:r>
      <w:r w:rsidR="00D33B8A">
        <w:t>HUNG</w:t>
      </w:r>
      <w:bookmarkEnd w:id="3"/>
    </w:p>
    <w:p w14:paraId="3CBBAA01" w14:textId="0675ADFA" w:rsidR="003A6D3F" w:rsidRPr="003A6D3F" w:rsidRDefault="003A6D3F" w:rsidP="003A6D3F">
      <w:r w:rsidRPr="00116A9E">
        <w:rPr>
          <w:i/>
          <w:iCs/>
        </w:rPr>
        <w:t xml:space="preserve">Chương này giới thiệu khái quát về </w:t>
      </w:r>
      <w:r>
        <w:rPr>
          <w:i/>
          <w:iCs/>
        </w:rPr>
        <w:t>đề tài mà nhóm thực hiện</w:t>
      </w:r>
      <w:bookmarkStart w:id="4" w:name="_GoBack"/>
      <w:bookmarkEnd w:id="4"/>
    </w:p>
    <w:p w14:paraId="054339FC" w14:textId="7CBC7E83" w:rsidR="000E280E" w:rsidRDefault="00466505" w:rsidP="006B542E">
      <w:pPr>
        <w:pStyle w:val="Heading2"/>
      </w:pPr>
      <w:bookmarkStart w:id="5" w:name="_Toc94471111"/>
      <w:r>
        <w:t>Giới thiệu chung</w:t>
      </w:r>
      <w:bookmarkEnd w:id="5"/>
    </w:p>
    <w:p w14:paraId="29C8F7EA" w14:textId="4D6698B0" w:rsidR="008260F0" w:rsidRDefault="008260F0" w:rsidP="008260F0">
      <w:pPr>
        <w:pStyle w:val="Heading3"/>
      </w:pPr>
      <w:bookmarkStart w:id="6" w:name="_Toc94471112"/>
      <w:r>
        <w:t>Mô hình kênh truyền Fading</w:t>
      </w:r>
      <w:bookmarkEnd w:id="6"/>
    </w:p>
    <w:p w14:paraId="0545485C" w14:textId="71F3A183" w:rsidR="00CA1F1F" w:rsidRDefault="00F74EA7" w:rsidP="00CA1F1F">
      <w:r>
        <w:t>Fading là một hiện tượng rất phổ</w:t>
      </w:r>
      <w:r w:rsidR="008260F0">
        <w:t xml:space="preserve"> </w:t>
      </w:r>
      <w:r>
        <w:t>biến trong truyền thông không dây gây ra do</w:t>
      </w:r>
      <w:r w:rsidR="001A557D">
        <w:t xml:space="preserve"> </w:t>
      </w:r>
      <w:r>
        <w:t>hiện tượng đa đường (Multipath) dẫn tới sự thăng giáng cường độ và xoay pha tín</w:t>
      </w:r>
      <w:r w:rsidR="001A557D">
        <w:t xml:space="preserve"> </w:t>
      </w:r>
      <w:r>
        <w:t>hiệu (</w:t>
      </w:r>
      <w:r w:rsidR="00EC296B">
        <w:t>F</w:t>
      </w:r>
      <w:r>
        <w:t>ading) không giống nhau tại các thời điểm hoặc tại các tần số</w:t>
      </w:r>
      <w:r w:rsidR="001A557D">
        <w:t xml:space="preserve"> </w:t>
      </w:r>
      <w:r>
        <w:t>khác nhau. Tín hiệu RF truyền qua kênh truyền vô tuyến sẽ</w:t>
      </w:r>
      <w:r w:rsidR="001A557D">
        <w:t xml:space="preserve"> </w:t>
      </w:r>
      <w:r>
        <w:t>lan tỏa trong không gian, va chạm</w:t>
      </w:r>
      <w:r w:rsidR="001A557D">
        <w:t xml:space="preserve"> </w:t>
      </w:r>
      <w:r>
        <w:t>vào các vật cản phân tán rải rác trên đường truyền như xe cộ, nhà cửa, cây cối…gây ra các hiện tượng phản xạ, tán xạ</w:t>
      </w:r>
      <w:r w:rsidR="001A557D">
        <w:t xml:space="preserve"> </w:t>
      </w:r>
      <w:r>
        <w:t>hay nhiễu xạ. Khi sóng va chạm vào vật cản</w:t>
      </w:r>
      <w:r w:rsidR="001A557D">
        <w:t xml:space="preserve"> </w:t>
      </w:r>
      <w:r>
        <w:t>sẽ</w:t>
      </w:r>
      <w:r w:rsidR="001A557D">
        <w:t xml:space="preserve"> </w:t>
      </w:r>
      <w:r>
        <w:t>tạo ra vô số</w:t>
      </w:r>
      <w:r w:rsidR="001A557D">
        <w:t xml:space="preserve"> </w:t>
      </w:r>
      <w:r>
        <w:t>các bản sao tín hiệu, một số</w:t>
      </w:r>
      <w:r w:rsidR="001A557D">
        <w:t xml:space="preserve"> </w:t>
      </w:r>
      <w:r>
        <w:t>bản sao này sẽ</w:t>
      </w:r>
      <w:r w:rsidR="001A557D">
        <w:t xml:space="preserve"> </w:t>
      </w:r>
      <w:r>
        <w:t>tới được máy thu. Do các</w:t>
      </w:r>
      <w:r w:rsidR="001A557D">
        <w:t xml:space="preserve"> </w:t>
      </w:r>
      <w:r>
        <w:t>bản sao này phản xạ, tán xạ, nhiễu xạ</w:t>
      </w:r>
      <w:r w:rsidR="00CA1F1F">
        <w:t xml:space="preserve"> </w:t>
      </w:r>
      <w:r>
        <w:t>trên các vật khác nhau và theo các đường</w:t>
      </w:r>
      <w:r w:rsidR="00CA1F1F">
        <w:t xml:space="preserve"> </w:t>
      </w:r>
      <w:r>
        <w:t>dài ngắn khác nhau nên: thời điểm các bản sao này tới máy thu cũng khác nhau, tức</w:t>
      </w:r>
      <w:r w:rsidR="00E01EA2">
        <w:t xml:space="preserve"> </w:t>
      </w:r>
      <w:r>
        <w:t>là độ trễ</w:t>
      </w:r>
      <w:r w:rsidR="00CA1F1F">
        <w:t xml:space="preserve"> </w:t>
      </w:r>
      <w:r>
        <w:t>pha giữa các thành phần này là khác nhau. Các bản sao sẽ</w:t>
      </w:r>
      <w:r w:rsidR="00CA1F1F">
        <w:t xml:space="preserve"> </w:t>
      </w:r>
      <w:r>
        <w:t>suy hao khác</w:t>
      </w:r>
      <w:r w:rsidR="00CA1F1F">
        <w:t xml:space="preserve"> </w:t>
      </w:r>
      <w:r>
        <w:t>nhau, tức là biên độ giữa các thành phần này là khác nhau. Tín hiệu tại máy thu là</w:t>
      </w:r>
      <w:r w:rsidR="00CA1F1F">
        <w:t xml:space="preserve"> </w:t>
      </w:r>
      <w:r>
        <w:t>tổng của tất cả</w:t>
      </w:r>
      <w:r w:rsidR="00CA1F1F">
        <w:t xml:space="preserve"> </w:t>
      </w:r>
      <w:r>
        <w:t>các bản sao này, tuỳ theo đường bao của tín hiệu sau khi qua kênh</w:t>
      </w:r>
      <w:r w:rsidR="00CA1F1F">
        <w:t xml:space="preserve"> </w:t>
      </w:r>
      <w:r>
        <w:t>truyền có phân bố</w:t>
      </w:r>
      <w:r w:rsidR="00CA1F1F">
        <w:t xml:space="preserve"> </w:t>
      </w:r>
      <w:r>
        <w:t>xác suất theo hàm phân bố</w:t>
      </w:r>
      <w:r w:rsidR="00CA1F1F">
        <w:t xml:space="preserve"> </w:t>
      </w:r>
      <w:r>
        <w:t>khác nhau.</w:t>
      </w:r>
    </w:p>
    <w:p w14:paraId="25BE5FE8" w14:textId="77777777" w:rsidR="0072145B" w:rsidRDefault="00B00FCA" w:rsidP="0072145B">
      <w:pPr>
        <w:keepNext/>
        <w:ind w:firstLine="0"/>
        <w:jc w:val="center"/>
      </w:pPr>
      <w:r>
        <w:rPr>
          <w:noProof/>
        </w:rPr>
        <w:drawing>
          <wp:inline distT="0" distB="0" distL="0" distR="0" wp14:anchorId="21236ADC" wp14:editId="55D02383">
            <wp:extent cx="5757545" cy="2184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184400"/>
                    </a:xfrm>
                    <a:prstGeom prst="rect">
                      <a:avLst/>
                    </a:prstGeom>
                    <a:noFill/>
                    <a:ln>
                      <a:noFill/>
                    </a:ln>
                  </pic:spPr>
                </pic:pic>
              </a:graphicData>
            </a:graphic>
          </wp:inline>
        </w:drawing>
      </w:r>
    </w:p>
    <w:p w14:paraId="7C44B951" w14:textId="79D9C05D" w:rsidR="007D792E" w:rsidRDefault="0072145B" w:rsidP="0072145B">
      <w:pPr>
        <w:pStyle w:val="Caption"/>
      </w:pPr>
      <w:bookmarkStart w:id="7" w:name="_Toc94471137"/>
      <w:r>
        <w:t xml:space="preserve">Hình </w:t>
      </w:r>
      <w:fldSimple w:instr=" STYLEREF 1 \s ">
        <w:r w:rsidR="005235FE">
          <w:rPr>
            <w:noProof/>
          </w:rPr>
          <w:t>1</w:t>
        </w:r>
      </w:fldSimple>
      <w:r w:rsidR="0041310F">
        <w:t>.</w:t>
      </w:r>
      <w:fldSimple w:instr=" SEQ Hình \* ARABIC \s 1 ">
        <w:r w:rsidR="005235FE">
          <w:rPr>
            <w:noProof/>
          </w:rPr>
          <w:t>1</w:t>
        </w:r>
      </w:fldSimple>
      <w:r>
        <w:t>. Mô hình kênh Fading</w:t>
      </w:r>
      <w:bookmarkEnd w:id="7"/>
    </w:p>
    <w:p w14:paraId="65256D51" w14:textId="57C4915A" w:rsidR="00CA1F1F" w:rsidRDefault="00F74EA7" w:rsidP="00CA1F1F">
      <w:pPr>
        <w:pStyle w:val="Heading3"/>
      </w:pPr>
      <w:bookmarkStart w:id="8" w:name="_Toc94471113"/>
      <w:r>
        <w:t xml:space="preserve">Kênh </w:t>
      </w:r>
      <w:r w:rsidR="00CA5520">
        <w:t>F</w:t>
      </w:r>
      <w:r>
        <w:t>ading Rayleigh</w:t>
      </w:r>
      <w:bookmarkEnd w:id="8"/>
    </w:p>
    <w:p w14:paraId="28162CE2" w14:textId="1933A135" w:rsidR="00AD2054" w:rsidRDefault="00F74EA7" w:rsidP="00CA1F1F">
      <w:r>
        <w:t xml:space="preserve">Trong thực tế, kênh truyền </w:t>
      </w:r>
      <w:r w:rsidR="00EC296B">
        <w:t>F</w:t>
      </w:r>
      <w:r>
        <w:t>ading Rayleigh là kênh truyền phổ</w:t>
      </w:r>
      <w:r w:rsidR="00CA1F1F">
        <w:t xml:space="preserve"> </w:t>
      </w:r>
      <w:r>
        <w:t>biến, xuất hiện</w:t>
      </w:r>
      <w:r w:rsidR="00CA1F1F">
        <w:t xml:space="preserve"> </w:t>
      </w:r>
      <w:r>
        <w:t xml:space="preserve">trong các môi trường fading đa đường và không có đường LOS (Line </w:t>
      </w:r>
      <w:r w:rsidR="00CA1F1F">
        <w:t>o</w:t>
      </w:r>
      <w:r>
        <w:t>f Sight) giữa</w:t>
      </w:r>
      <w:r w:rsidR="00CA1F1F">
        <w:t xml:space="preserve"> </w:t>
      </w:r>
      <w:r>
        <w:t xml:space="preserve">máy phát </w:t>
      </w:r>
      <w:r>
        <w:lastRenderedPageBreak/>
        <w:t>và mày thu.</w:t>
      </w:r>
      <w:r w:rsidR="00CA1F1F">
        <w:t xml:space="preserve"> </w:t>
      </w:r>
      <w:r>
        <w:t>Đáp ứng của kênh truyền là một quá trình phụ thuộc vào cả thời gian và biên độ.</w:t>
      </w:r>
      <w:r w:rsidR="00CA1F1F">
        <w:t xml:space="preserve"> </w:t>
      </w:r>
      <w:r>
        <w:t>Biên độ của hàm truyền tại một tần số nhất định tuân theo phân bố Rayleigh, nếu</w:t>
      </w:r>
      <w:r w:rsidR="00EA44F5">
        <w:t xml:space="preserve"> </w:t>
      </w:r>
      <w:r>
        <w:t>kênh truyền không tồn tại LOS (Line of Sight), người ta đã chứng minh được đường</w:t>
      </w:r>
      <w:r w:rsidR="00EA44F5">
        <w:t xml:space="preserve"> </w:t>
      </w:r>
      <w:r>
        <w:t>bao của tín hiệu truyền qua kênh truyền có phân bố Rayleigh nên kênh truyền</w:t>
      </w:r>
      <w:r w:rsidR="00AD2054">
        <w:t xml:space="preserve"> </w:t>
      </w:r>
      <w:r>
        <w:t xml:space="preserve">được gọi là kênh truyền </w:t>
      </w:r>
      <w:r w:rsidR="00EC296B">
        <w:t>F</w:t>
      </w:r>
      <w:r>
        <w:t>ading Rayleigh. Khi đó tín hiệu nhận được ở máy thu là</w:t>
      </w:r>
      <w:r w:rsidR="00AD2054">
        <w:t xml:space="preserve"> </w:t>
      </w:r>
      <w:r>
        <w:t>tổng hợp của các thành phần phản xạ, nhiễu xạ và khúc xạ.</w:t>
      </w:r>
    </w:p>
    <w:p w14:paraId="1AF381C9" w14:textId="77777777" w:rsidR="00EA247E" w:rsidRDefault="0081274D" w:rsidP="00EA247E">
      <w:pPr>
        <w:keepNext/>
        <w:ind w:firstLine="0"/>
        <w:jc w:val="center"/>
      </w:pPr>
      <w:r>
        <w:rPr>
          <w:noProof/>
        </w:rPr>
        <w:drawing>
          <wp:inline distT="0" distB="0" distL="0" distR="0" wp14:anchorId="32E2D1CD" wp14:editId="42976516">
            <wp:extent cx="575310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79B993B9" w14:textId="1C1E8792" w:rsidR="00E94B68" w:rsidRDefault="00EA247E" w:rsidP="00EA247E">
      <w:pPr>
        <w:pStyle w:val="Caption"/>
      </w:pPr>
      <w:bookmarkStart w:id="9" w:name="_Toc94471138"/>
      <w:r>
        <w:t xml:space="preserve">Hình </w:t>
      </w:r>
      <w:fldSimple w:instr=" STYLEREF 1 \s ">
        <w:r w:rsidR="005235FE">
          <w:rPr>
            <w:noProof/>
          </w:rPr>
          <w:t>1</w:t>
        </w:r>
      </w:fldSimple>
      <w:r w:rsidR="0041310F">
        <w:t>.</w:t>
      </w:r>
      <w:fldSimple w:instr=" SEQ Hình \* ARABIC \s 1 ">
        <w:r w:rsidR="005235FE">
          <w:rPr>
            <w:noProof/>
          </w:rPr>
          <w:t>2</w:t>
        </w:r>
      </w:fldSimple>
      <w:r>
        <w:t>. Mô hình kênh Rayleigh</w:t>
      </w:r>
      <w:bookmarkEnd w:id="9"/>
    </w:p>
    <w:p w14:paraId="52E412D5" w14:textId="661AEE65" w:rsidR="00FB44F1" w:rsidRDefault="00F74EA7" w:rsidP="00CA1F1F">
      <w:r>
        <w:t>Trong</w:t>
      </w:r>
      <w:r w:rsidR="00AD2054">
        <w:t xml:space="preserve"> </w:t>
      </w:r>
      <w:r>
        <w:t>những kênh truyền vô tuyến, phân bố Rayleigh thường được dùng để mô</w:t>
      </w:r>
      <w:r w:rsidR="00AD2054">
        <w:t xml:space="preserve"> </w:t>
      </w:r>
      <w:r>
        <w:t xml:space="preserve">tả bản chất thay đổi theo thời gian của đường bao tín hiệu </w:t>
      </w:r>
      <w:r w:rsidR="00D60803">
        <w:t>F</w:t>
      </w:r>
      <w:r>
        <w:t>ading phẳng thu được</w:t>
      </w:r>
      <w:r w:rsidR="00AD2054">
        <w:t xml:space="preserve"> </w:t>
      </w:r>
      <w:r>
        <w:t>hay đường bao của một thành phần đa đường riêng lẻ. Chúng ta biết rằng đường bao</w:t>
      </w:r>
      <w:r w:rsidR="00AD2054">
        <w:t xml:space="preserve"> </w:t>
      </w:r>
      <w:r>
        <w:t>của tổng hai tín hiệu nhiễu Gauss trực giao tuân theo phân bố</w:t>
      </w:r>
      <w:r w:rsidR="00AD2054">
        <w:t xml:space="preserve"> </w:t>
      </w:r>
      <w:r>
        <w:t xml:space="preserve">Rayleigh. </w:t>
      </w:r>
      <w:r w:rsidR="00AD2054">
        <w:t>N</w:t>
      </w:r>
      <w:r>
        <w:t>ếu</w:t>
      </w:r>
      <w:r w:rsidR="00AD2054">
        <w:t xml:space="preserve"> </w:t>
      </w:r>
      <w:r w:rsidR="00AD2054" w:rsidRPr="00AD2054">
        <w:rPr>
          <w:i/>
          <w:iCs/>
        </w:rPr>
        <w:t>h</w:t>
      </w:r>
      <w:r w:rsidR="00AD2054" w:rsidRPr="00AD2054">
        <w:rPr>
          <w:i/>
          <w:iCs/>
          <w:vertAlign w:val="subscript"/>
        </w:rPr>
        <w:t>n</w:t>
      </w:r>
      <w:r w:rsidR="00AD2054">
        <w:t xml:space="preserve"> </w:t>
      </w:r>
      <w:r>
        <w:t>là hệ</w:t>
      </w:r>
      <w:r w:rsidR="00AD2054">
        <w:t xml:space="preserve"> </w:t>
      </w:r>
      <w:r>
        <w:t>số</w:t>
      </w:r>
      <w:r w:rsidR="00AD2054">
        <w:t xml:space="preserve"> </w:t>
      </w:r>
      <w:r>
        <w:t>kênh truyền fading Rayleigh, thì độ lợi</w:t>
      </w:r>
      <w:r w:rsidR="00AD2054">
        <w:t xml:space="preserve"> </w:t>
      </w:r>
      <w:r>
        <w:t>kênh truyền</w:t>
      </w:r>
      <w:r w:rsidR="00FB44F1">
        <w:t xml:space="preserve"> </w:t>
      </w:r>
      <w:r w:rsidR="00FB44F1" w:rsidRPr="004C481A">
        <w:rPr>
          <w:position w:val="-12"/>
        </w:rPr>
        <w:object w:dxaOrig="920" w:dyaOrig="380" w14:anchorId="5EBE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8.65pt" o:ole="">
            <v:imagedata r:id="rId13" o:title=""/>
          </v:shape>
          <o:OLEObject Type="Embed" ProgID="Equation.DSMT4" ShapeID="_x0000_i1025" DrawAspect="Content" ObjectID="_1706362529" r:id="rId14"/>
        </w:object>
      </w:r>
      <w:r w:rsidR="00FB44F1">
        <w:t xml:space="preserve"> </w:t>
      </w:r>
      <w:r>
        <w:t>sẽ</w:t>
      </w:r>
      <w:r w:rsidR="00FB44F1">
        <w:t xml:space="preserve"> </w:t>
      </w:r>
      <w:r>
        <w:t>có phân phối mũ</w:t>
      </w:r>
      <w:r w:rsidR="00FB44F1">
        <w:t xml:space="preserve"> </w:t>
      </w:r>
      <w:r>
        <w:t>(exponential distribution). Hàm CDF và</w:t>
      </w:r>
      <w:r w:rsidR="00241A08">
        <w:t xml:space="preserve"> </w:t>
      </w:r>
      <w:r>
        <w:t>PDF của</w:t>
      </w:r>
      <w:r w:rsidR="00FB44F1">
        <w:t xml:space="preserve"> </w:t>
      </w:r>
      <w:r w:rsidR="00FB44F1" w:rsidRPr="004C481A">
        <w:rPr>
          <w:position w:val="-12"/>
        </w:rPr>
        <w:object w:dxaOrig="260" w:dyaOrig="360" w14:anchorId="5CC8EFE1">
          <v:shape id="_x0000_i1026" type="#_x0000_t75" style="width:12.65pt;height:18pt" o:ole="">
            <v:imagedata r:id="rId15" o:title=""/>
          </v:shape>
          <o:OLEObject Type="Embed" ProgID="Equation.DSMT4" ShapeID="_x0000_i1026" DrawAspect="Content" ObjectID="_1706362530" r:id="rId16"/>
        </w:object>
      </w:r>
      <w:r w:rsidR="00FB44F1">
        <w:t xml:space="preserve"> </w:t>
      </w:r>
      <w:r>
        <w:t>cũng lần lượt đưa ra như sau:</w:t>
      </w:r>
    </w:p>
    <w:p w14:paraId="39199D3D" w14:textId="216F5C71" w:rsidR="00B367AB" w:rsidRDefault="00B367AB" w:rsidP="00B367AB">
      <w:pPr>
        <w:jc w:val="center"/>
      </w:pPr>
      <w:r w:rsidRPr="004C481A">
        <w:rPr>
          <w:position w:val="-14"/>
        </w:rPr>
        <w:object w:dxaOrig="4360" w:dyaOrig="380" w14:anchorId="1FDB211D">
          <v:shape id="_x0000_i1027" type="#_x0000_t75" style="width:218pt;height:18.65pt" o:ole="">
            <v:imagedata r:id="rId17" o:title=""/>
          </v:shape>
          <o:OLEObject Type="Embed" ProgID="Equation.DSMT4" ShapeID="_x0000_i1027" DrawAspect="Content" ObjectID="_1706362531" r:id="rId18"/>
        </w:object>
      </w:r>
    </w:p>
    <w:p w14:paraId="1D2A7D56" w14:textId="6D7FF5F0" w:rsidR="00F74EA7" w:rsidRDefault="00F74EA7" w:rsidP="009B11B1">
      <w:pPr>
        <w:ind w:firstLine="0"/>
      </w:pPr>
      <w:r>
        <w:t>với</w:t>
      </w:r>
      <w:r w:rsidR="00FB44F1">
        <w:t xml:space="preserve"> exp(.) </w:t>
      </w:r>
      <w:r>
        <w:t>là hàm mũ, và</w:t>
      </w:r>
      <w:r w:rsidR="00B35935">
        <w:t xml:space="preserve"> </w:t>
      </w:r>
      <w:r w:rsidR="00B35935" w:rsidRPr="004C481A">
        <w:rPr>
          <w:position w:val="-12"/>
        </w:rPr>
        <w:object w:dxaOrig="279" w:dyaOrig="360" w14:anchorId="30003022">
          <v:shape id="_x0000_i1028" type="#_x0000_t75" style="width:14pt;height:18pt" o:ole="">
            <v:imagedata r:id="rId19" o:title=""/>
          </v:shape>
          <o:OLEObject Type="Embed" ProgID="Equation.DSMT4" ShapeID="_x0000_i1028" DrawAspect="Content" ObjectID="_1706362532" r:id="rId20"/>
        </w:object>
      </w:r>
      <w:r w:rsidR="00B35935">
        <w:t xml:space="preserve"> </w:t>
      </w:r>
      <w:r>
        <w:t>là tham số đặc trưng của một biến ngẫu nhiên có phân</w:t>
      </w:r>
      <w:r w:rsidR="002A3758">
        <w:t xml:space="preserve"> </w:t>
      </w:r>
      <w:r>
        <w:t>phối mũ. Cụ</w:t>
      </w:r>
      <w:r w:rsidR="002A3758">
        <w:t xml:space="preserve"> </w:t>
      </w:r>
      <w:r>
        <w:t>thể,</w:t>
      </w:r>
      <w:r w:rsidR="002A3758">
        <w:t xml:space="preserve"> </w:t>
      </w:r>
      <w:r w:rsidR="002A3758" w:rsidRPr="004C481A">
        <w:rPr>
          <w:position w:val="-12"/>
        </w:rPr>
        <w:object w:dxaOrig="279" w:dyaOrig="360" w14:anchorId="06516DE4">
          <v:shape id="_x0000_i1029" type="#_x0000_t75" style="width:14pt;height:18pt" o:ole="">
            <v:imagedata r:id="rId21" o:title=""/>
          </v:shape>
          <o:OLEObject Type="Embed" ProgID="Equation.DSMT4" ShapeID="_x0000_i1029" DrawAspect="Content" ObjectID="_1706362533" r:id="rId22"/>
        </w:object>
      </w:r>
      <w:r>
        <w:t>bằng 1 chia cho giá trịtrung bình củ</w:t>
      </w:r>
      <w:r w:rsidR="002A3758">
        <w:t xml:space="preserve">a </w:t>
      </w:r>
      <w:r w:rsidR="002A3758" w:rsidRPr="004C481A">
        <w:rPr>
          <w:position w:val="-12"/>
        </w:rPr>
        <w:object w:dxaOrig="260" w:dyaOrig="360" w14:anchorId="28D5CB3B">
          <v:shape id="_x0000_i1030" type="#_x0000_t75" style="width:12.65pt;height:18pt" o:ole="">
            <v:imagedata r:id="rId15" o:title=""/>
          </v:shape>
          <o:OLEObject Type="Embed" ProgID="Equation.DSMT4" ShapeID="_x0000_i1030" DrawAspect="Content" ObjectID="_1706362534" r:id="rId23"/>
        </w:object>
      </w:r>
      <w:r w:rsidR="002A3758">
        <w:t xml:space="preserve">: </w:t>
      </w:r>
      <w:r w:rsidR="002A3758" w:rsidRPr="004C481A">
        <w:rPr>
          <w:position w:val="-12"/>
        </w:rPr>
        <w:object w:dxaOrig="980" w:dyaOrig="400" w14:anchorId="5A5AEE97">
          <v:shape id="_x0000_i1031" type="#_x0000_t75" style="width:48.65pt;height:20pt" o:ole="">
            <v:imagedata r:id="rId24" o:title=""/>
          </v:shape>
          <o:OLEObject Type="Embed" ProgID="Equation.DSMT4" ShapeID="_x0000_i1031" DrawAspect="Content" ObjectID="_1706362535" r:id="rId25"/>
        </w:object>
      </w:r>
    </w:p>
    <w:p w14:paraId="2A525D7C" w14:textId="6225C18D" w:rsidR="00F325E8" w:rsidRDefault="00F74EA7" w:rsidP="00F74EA7">
      <w:r>
        <w:t>Hơn nữa, tham số đặc trưng</w:t>
      </w:r>
      <w:r w:rsidR="00653F2C">
        <w:t xml:space="preserve">  </w:t>
      </w:r>
      <w:r w:rsidR="00653F2C" w:rsidRPr="004C481A">
        <w:rPr>
          <w:position w:val="-12"/>
        </w:rPr>
        <w:object w:dxaOrig="279" w:dyaOrig="360" w14:anchorId="768E4E74">
          <v:shape id="_x0000_i1032" type="#_x0000_t75" style="width:14pt;height:18pt" o:ole="">
            <v:imagedata r:id="rId21" o:title=""/>
          </v:shape>
          <o:OLEObject Type="Embed" ProgID="Equation.DSMT4" ShapeID="_x0000_i1032" DrawAspect="Content" ObjectID="_1706362536" r:id="rId26"/>
        </w:object>
      </w:r>
      <w:r w:rsidR="00F325E8">
        <w:t xml:space="preserve"> </w:t>
      </w:r>
      <w:r>
        <w:t>còn có thể được mô hình bằng một hàm của</w:t>
      </w:r>
      <w:r w:rsidR="00F325E8">
        <w:t xml:space="preserve"> </w:t>
      </w:r>
      <w:r>
        <w:t>khoảng cách như:</w:t>
      </w:r>
    </w:p>
    <w:p w14:paraId="0B8139CE" w14:textId="7F4FE31E" w:rsidR="00F325E8" w:rsidRDefault="00B367AB" w:rsidP="00B367AB">
      <w:pPr>
        <w:jc w:val="center"/>
      </w:pPr>
      <w:r w:rsidRPr="004C481A">
        <w:rPr>
          <w:position w:val="-12"/>
        </w:rPr>
        <w:object w:dxaOrig="780" w:dyaOrig="380" w14:anchorId="6F61358A">
          <v:shape id="_x0000_i1033" type="#_x0000_t75" style="width:39.35pt;height:18.65pt" o:ole="">
            <v:imagedata r:id="rId27" o:title=""/>
          </v:shape>
          <o:OLEObject Type="Embed" ProgID="Equation.DSMT4" ShapeID="_x0000_i1033" DrawAspect="Content" ObjectID="_1706362537" r:id="rId28"/>
        </w:object>
      </w:r>
    </w:p>
    <w:p w14:paraId="225A3C1C" w14:textId="53DBEC78" w:rsidR="00466599" w:rsidRDefault="00F74EA7" w:rsidP="009B11B1">
      <w:pPr>
        <w:ind w:firstLine="0"/>
      </w:pPr>
      <w:r>
        <w:t>với</w:t>
      </w:r>
      <w:r w:rsidR="00B367AB">
        <w:t xml:space="preserve"> </w:t>
      </w:r>
      <w:r w:rsidR="00B367AB" w:rsidRPr="004C481A">
        <w:rPr>
          <w:position w:val="-10"/>
        </w:rPr>
        <w:object w:dxaOrig="200" w:dyaOrig="260" w14:anchorId="5B2817B0">
          <v:shape id="_x0000_i1034" type="#_x0000_t75" style="width:10pt;height:12.65pt" o:ole="">
            <v:imagedata r:id="rId29" o:title=""/>
          </v:shape>
          <o:OLEObject Type="Embed" ProgID="Equation.DSMT4" ShapeID="_x0000_i1034" DrawAspect="Content" ObjectID="_1706362538" r:id="rId30"/>
        </w:object>
      </w:r>
      <w:r w:rsidR="00B367AB">
        <w:t xml:space="preserve"> </w:t>
      </w:r>
      <w:r>
        <w:t>là hệ</w:t>
      </w:r>
      <w:r w:rsidR="00B367AB">
        <w:t xml:space="preserve"> </w:t>
      </w:r>
      <w:r>
        <w:t>số suy hao đường truyền, trong khi</w:t>
      </w:r>
      <w:r w:rsidR="00B367AB">
        <w:t xml:space="preserve"> </w:t>
      </w:r>
      <w:r w:rsidR="00466599">
        <w:rPr>
          <w:i/>
          <w:iCs/>
        </w:rPr>
        <w:t>d</w:t>
      </w:r>
      <w:r w:rsidR="00466599">
        <w:rPr>
          <w:i/>
          <w:iCs/>
          <w:vertAlign w:val="subscript"/>
        </w:rPr>
        <w:t>n</w:t>
      </w:r>
      <w:r w:rsidR="00466599">
        <w:rPr>
          <w:i/>
          <w:iCs/>
        </w:rPr>
        <w:t xml:space="preserve"> </w:t>
      </w:r>
      <w:r>
        <w:t>như đã</w:t>
      </w:r>
      <w:r w:rsidR="00466599">
        <w:t xml:space="preserve"> </w:t>
      </w:r>
      <w:r>
        <w:t>được giới thiệu</w:t>
      </w:r>
      <w:r w:rsidR="00466599">
        <w:t xml:space="preserve"> </w:t>
      </w:r>
      <w:r>
        <w:t>ở</w:t>
      </w:r>
      <w:r w:rsidR="00466599">
        <w:t xml:space="preserve"> </w:t>
      </w:r>
      <w:r>
        <w:t>trên là</w:t>
      </w:r>
      <w:r w:rsidR="00466599">
        <w:t xml:space="preserve"> </w:t>
      </w:r>
      <w:r>
        <w:t>khoảng cách giữa BS và</w:t>
      </w:r>
      <w:r w:rsidR="00952EF2">
        <w:t xml:space="preserve"> </w:t>
      </w:r>
      <w:r>
        <w:t>US</w:t>
      </w:r>
      <w:r w:rsidR="00466599">
        <w:rPr>
          <w:vertAlign w:val="subscript"/>
        </w:rPr>
        <w:t>n</w:t>
      </w:r>
      <w:r>
        <w:t>.</w:t>
      </w:r>
      <w:r w:rsidR="00466599">
        <w:t xml:space="preserve"> </w:t>
      </w:r>
    </w:p>
    <w:p w14:paraId="4DD37A52" w14:textId="6240C0FF" w:rsidR="00466599" w:rsidRDefault="00F74EA7" w:rsidP="00466599">
      <w:pPr>
        <w:pStyle w:val="Heading3"/>
      </w:pPr>
      <w:bookmarkStart w:id="10" w:name="_Toc94471114"/>
      <w:r>
        <w:t xml:space="preserve">Kênh </w:t>
      </w:r>
      <w:r w:rsidR="003A4824">
        <w:t>F</w:t>
      </w:r>
      <w:r>
        <w:t>ading Rician</w:t>
      </w:r>
      <w:bookmarkEnd w:id="10"/>
    </w:p>
    <w:p w14:paraId="4ABF13F3" w14:textId="77777777" w:rsidR="005521AB" w:rsidRDefault="005521AB" w:rsidP="005521AB">
      <w:pPr>
        <w:keepNext/>
        <w:ind w:firstLine="0"/>
        <w:jc w:val="center"/>
      </w:pPr>
      <w:r>
        <w:rPr>
          <w:noProof/>
        </w:rPr>
        <w:drawing>
          <wp:inline distT="0" distB="0" distL="0" distR="0" wp14:anchorId="54917CDE" wp14:editId="1A37A78B">
            <wp:extent cx="5753100" cy="2181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6938E3E1" w14:textId="10573A22" w:rsidR="005521AB" w:rsidRPr="005521AB" w:rsidRDefault="005521AB" w:rsidP="005521AB">
      <w:pPr>
        <w:pStyle w:val="Caption"/>
      </w:pPr>
      <w:bookmarkStart w:id="11" w:name="_Toc94471139"/>
      <w:r>
        <w:t xml:space="preserve">Hình </w:t>
      </w:r>
      <w:fldSimple w:instr=" STYLEREF 1 \s ">
        <w:r w:rsidR="005235FE">
          <w:rPr>
            <w:noProof/>
          </w:rPr>
          <w:t>1</w:t>
        </w:r>
      </w:fldSimple>
      <w:r w:rsidR="0041310F">
        <w:t>.</w:t>
      </w:r>
      <w:fldSimple w:instr=" SEQ Hình \* ARABIC \s 1 ">
        <w:r w:rsidR="005235FE">
          <w:rPr>
            <w:noProof/>
          </w:rPr>
          <w:t>3</w:t>
        </w:r>
      </w:fldSimple>
      <w:r>
        <w:t>. Mô hình kênh Rician</w:t>
      </w:r>
      <w:bookmarkEnd w:id="11"/>
    </w:p>
    <w:p w14:paraId="591AB4AA" w14:textId="27CBB2C1" w:rsidR="00350CF4" w:rsidRDefault="00F74EA7" w:rsidP="00F74EA7">
      <w:r>
        <w:t xml:space="preserve">Kênh truyền </w:t>
      </w:r>
      <w:r w:rsidR="00D60803">
        <w:t>F</w:t>
      </w:r>
      <w:r>
        <w:t>ading Rician là mô hình mô tả</w:t>
      </w:r>
      <w:r w:rsidR="00350CF4">
        <w:t xml:space="preserve"> </w:t>
      </w:r>
      <w:r>
        <w:t>kênh truyền fading đa</w:t>
      </w:r>
      <w:r w:rsidR="00350CF4">
        <w:t xml:space="preserve"> </w:t>
      </w:r>
      <w:r>
        <w:t>đường khi giữa bên phát và bên thu có đường LOS. Hàm CDF của</w:t>
      </w:r>
      <w:r w:rsidR="00350CF4">
        <w:t xml:space="preserve"> </w:t>
      </w:r>
      <w:r w:rsidR="00350CF4" w:rsidRPr="004C481A">
        <w:rPr>
          <w:position w:val="-12"/>
        </w:rPr>
        <w:object w:dxaOrig="260" w:dyaOrig="360" w14:anchorId="40ED94F6">
          <v:shape id="_x0000_i1035" type="#_x0000_t75" style="width:12.65pt;height:18pt" o:ole="">
            <v:imagedata r:id="rId15" o:title=""/>
          </v:shape>
          <o:OLEObject Type="Embed" ProgID="Equation.DSMT4" ShapeID="_x0000_i1035" DrawAspect="Content" ObjectID="_1706362539" r:id="rId32"/>
        </w:object>
      </w:r>
      <w:r w:rsidR="00350CF4">
        <w:t xml:space="preserve"> </w:t>
      </w:r>
      <w:r>
        <w:t>được đưa ra</w:t>
      </w:r>
      <w:r w:rsidR="00350CF4">
        <w:t xml:space="preserve"> </w:t>
      </w:r>
      <w:r>
        <w:t>bằng công thức sau:</w:t>
      </w:r>
    </w:p>
    <w:p w14:paraId="47D750E0" w14:textId="09723056" w:rsidR="00350CF4" w:rsidRDefault="00BE5306" w:rsidP="00BE5306">
      <w:pPr>
        <w:jc w:val="center"/>
      </w:pPr>
      <w:r w:rsidRPr="004C481A">
        <w:rPr>
          <w:position w:val="-14"/>
        </w:rPr>
        <w:object w:dxaOrig="3519" w:dyaOrig="420" w14:anchorId="34A1C534">
          <v:shape id="_x0000_i1036" type="#_x0000_t75" style="width:176pt;height:21.35pt" o:ole="">
            <v:imagedata r:id="rId33" o:title=""/>
          </v:shape>
          <o:OLEObject Type="Embed" ProgID="Equation.DSMT4" ShapeID="_x0000_i1036" DrawAspect="Content" ObjectID="_1706362540" r:id="rId34"/>
        </w:object>
      </w:r>
    </w:p>
    <w:p w14:paraId="7152F848" w14:textId="5431D507" w:rsidR="009B11B1" w:rsidRDefault="00F74EA7" w:rsidP="009B11B1">
      <w:pPr>
        <w:ind w:firstLine="0"/>
      </w:pPr>
      <w:r>
        <w:t>với</w:t>
      </w:r>
      <w:r w:rsidR="00350CF4">
        <w:t xml:space="preserve"> </w:t>
      </w:r>
      <w:r w:rsidRPr="00350CF4">
        <w:rPr>
          <w:i/>
          <w:iCs/>
        </w:rPr>
        <w:t>K</w:t>
      </w:r>
      <w:r w:rsidR="00350CF4">
        <w:rPr>
          <w:i/>
          <w:iCs/>
          <w:vertAlign w:val="subscript"/>
        </w:rPr>
        <w:t>n</w:t>
      </w:r>
      <w:r w:rsidR="00350CF4">
        <w:t xml:space="preserve"> </w:t>
      </w:r>
      <w:r>
        <w:t>là hệ</w:t>
      </w:r>
      <w:r w:rsidR="00350CF4">
        <w:t xml:space="preserve"> </w:t>
      </w:r>
      <w:r>
        <w:t>số</w:t>
      </w:r>
      <w:r w:rsidR="00200F9B">
        <w:t xml:space="preserve"> </w:t>
      </w:r>
      <w:r>
        <w:t>Rician,</w:t>
      </w:r>
      <w:r w:rsidR="00200F9B">
        <w:t xml:space="preserve"> </w:t>
      </w:r>
      <w:r w:rsidR="00200F9B" w:rsidRPr="004C481A">
        <w:rPr>
          <w:position w:val="-12"/>
        </w:rPr>
        <w:object w:dxaOrig="340" w:dyaOrig="360" w14:anchorId="6377ABB8">
          <v:shape id="_x0000_i1037" type="#_x0000_t75" style="width:17.35pt;height:18pt" o:ole="">
            <v:imagedata r:id="rId35" o:title=""/>
          </v:shape>
          <o:OLEObject Type="Embed" ProgID="Equation.DSMT4" ShapeID="_x0000_i1037" DrawAspect="Content" ObjectID="_1706362541" r:id="rId36"/>
        </w:object>
      </w:r>
      <w:r>
        <w:t>là nghịch đảo giá trị</w:t>
      </w:r>
      <w:r w:rsidR="00200F9B">
        <w:t xml:space="preserve"> </w:t>
      </w:r>
      <w:r>
        <w:t>trung bình của</w:t>
      </w:r>
      <w:r w:rsidR="00200F9B">
        <w:t xml:space="preserve"> </w:t>
      </w:r>
      <w:r w:rsidR="00200F9B" w:rsidRPr="004C481A">
        <w:rPr>
          <w:position w:val="-12"/>
        </w:rPr>
        <w:object w:dxaOrig="260" w:dyaOrig="360" w14:anchorId="508AD52A">
          <v:shape id="_x0000_i1038" type="#_x0000_t75" style="width:12.65pt;height:18pt" o:ole="">
            <v:imagedata r:id="rId15" o:title=""/>
          </v:shape>
          <o:OLEObject Type="Embed" ProgID="Equation.DSMT4" ShapeID="_x0000_i1038" DrawAspect="Content" ObjectID="_1706362542" r:id="rId37"/>
        </w:object>
      </w:r>
      <w:r>
        <w:t>và</w:t>
      </w:r>
      <w:r w:rsidR="00200F9B">
        <w:t xml:space="preserve"> </w:t>
      </w:r>
      <w:r w:rsidR="00200F9B" w:rsidRPr="004C481A">
        <w:rPr>
          <w:position w:val="-12"/>
        </w:rPr>
        <w:object w:dxaOrig="279" w:dyaOrig="360" w14:anchorId="1C820F08">
          <v:shape id="_x0000_i1039" type="#_x0000_t75" style="width:14pt;height:18pt" o:ole="">
            <v:imagedata r:id="rId38" o:title=""/>
          </v:shape>
          <o:OLEObject Type="Embed" ProgID="Equation.DSMT4" ShapeID="_x0000_i1039" DrawAspect="Content" ObjectID="_1706362543" r:id="rId39"/>
        </w:object>
      </w:r>
      <w:r w:rsidR="00200F9B">
        <w:t xml:space="preserve">(.,.) </w:t>
      </w:r>
      <w:r>
        <w:t>là hàm</w:t>
      </w:r>
      <w:r w:rsidR="00200F9B">
        <w:t xml:space="preserve"> </w:t>
      </w:r>
      <w:r>
        <w:t>Marcum-Q. Để thuận tiện cho việc trình bày, giả</w:t>
      </w:r>
      <w:r w:rsidR="00200F9B">
        <w:t xml:space="preserve"> </w:t>
      </w:r>
      <w:r>
        <w:t>sử</w:t>
      </w:r>
      <w:r w:rsidR="00200F9B">
        <w:t xml:space="preserve"> </w:t>
      </w:r>
      <w:r>
        <w:t>hệ</w:t>
      </w:r>
      <w:r w:rsidR="00200F9B">
        <w:t xml:space="preserve"> </w:t>
      </w:r>
      <w:r>
        <w:t>số</w:t>
      </w:r>
      <w:r w:rsidR="00200F9B">
        <w:t xml:space="preserve"> </w:t>
      </w:r>
      <w:r w:rsidR="00200F9B" w:rsidRPr="00350CF4">
        <w:rPr>
          <w:i/>
          <w:iCs/>
        </w:rPr>
        <w:t>K</w:t>
      </w:r>
      <w:r w:rsidR="00200F9B">
        <w:rPr>
          <w:i/>
          <w:iCs/>
          <w:vertAlign w:val="subscript"/>
        </w:rPr>
        <w:t>n</w:t>
      </w:r>
      <w:r w:rsidR="00200F9B">
        <w:t xml:space="preserve"> </w:t>
      </w:r>
      <w:r>
        <w:t>của các kênh truyền</w:t>
      </w:r>
      <w:r w:rsidR="00200F9B">
        <w:t xml:space="preserve"> </w:t>
      </w:r>
      <w:r>
        <w:t>Rician giữa trạm gốc và các người dùng là giống nhau:</w:t>
      </w:r>
      <w:r w:rsidR="009B11B1">
        <w:t xml:space="preserve"> </w:t>
      </w:r>
      <w:r w:rsidR="009B11B1" w:rsidRPr="004C481A">
        <w:rPr>
          <w:position w:val="-12"/>
        </w:rPr>
        <w:object w:dxaOrig="1260" w:dyaOrig="360" w14:anchorId="40DA7377">
          <v:shape id="_x0000_i1040" type="#_x0000_t75" style="width:63.35pt;height:18pt" o:ole="">
            <v:imagedata r:id="rId40" o:title=""/>
          </v:shape>
          <o:OLEObject Type="Embed" ProgID="Equation.DSMT4" ShapeID="_x0000_i1040" DrawAspect="Content" ObjectID="_1706362544" r:id="rId41"/>
        </w:object>
      </w:r>
      <w:r w:rsidR="009B11B1">
        <w:t xml:space="preserve">. </w:t>
      </w:r>
    </w:p>
    <w:p w14:paraId="65193D73" w14:textId="2AF676A3" w:rsidR="009B11B1" w:rsidRDefault="00F74EA7" w:rsidP="00F74EA7">
      <w:r>
        <w:t>Hơn nữa, hàm PDF của</w:t>
      </w:r>
      <w:r w:rsidR="009B11B1">
        <w:t xml:space="preserve"> </w:t>
      </w:r>
      <w:r w:rsidR="009B11B1" w:rsidRPr="004C481A">
        <w:rPr>
          <w:position w:val="-12"/>
        </w:rPr>
        <w:object w:dxaOrig="260" w:dyaOrig="360" w14:anchorId="22C8F226">
          <v:shape id="_x0000_i1041" type="#_x0000_t75" style="width:12.65pt;height:18pt" o:ole="">
            <v:imagedata r:id="rId15" o:title=""/>
          </v:shape>
          <o:OLEObject Type="Embed" ProgID="Equation.DSMT4" ShapeID="_x0000_i1041" DrawAspect="Content" ObjectID="_1706362545" r:id="rId42"/>
        </w:object>
      </w:r>
      <w:r w:rsidR="009B11B1">
        <w:t xml:space="preserve"> </w:t>
      </w:r>
      <w:r>
        <w:t>cũng được đưa ra bằng biểu thức sau:</w:t>
      </w:r>
    </w:p>
    <w:p w14:paraId="4C320BE1" w14:textId="57EF2BF1" w:rsidR="00F22C0A" w:rsidRDefault="00C606E2" w:rsidP="005C149D">
      <w:pPr>
        <w:jc w:val="center"/>
      </w:pPr>
      <w:r w:rsidRPr="00F22C0A">
        <w:rPr>
          <w:position w:val="-14"/>
        </w:rPr>
        <w:object w:dxaOrig="5640" w:dyaOrig="420" w14:anchorId="067EC6AB">
          <v:shape id="_x0000_i1042" type="#_x0000_t75" style="width:282pt;height:21.35pt" o:ole="">
            <v:imagedata r:id="rId43" o:title=""/>
          </v:shape>
          <o:OLEObject Type="Embed" ProgID="Equation.DSMT4" ShapeID="_x0000_i1042" DrawAspect="Content" ObjectID="_1706362546" r:id="rId44"/>
        </w:object>
      </w:r>
      <w:r w:rsidR="005C149D">
        <w:t>,</w:t>
      </w:r>
    </w:p>
    <w:p w14:paraId="4FD6D242" w14:textId="6791C79D" w:rsidR="00F74EA7" w:rsidRDefault="00F74EA7" w:rsidP="009B11B1">
      <w:pPr>
        <w:ind w:firstLine="0"/>
      </w:pPr>
      <w:r>
        <w:t>với</w:t>
      </w:r>
      <w:r w:rsidR="005C149D">
        <w:t xml:space="preserve"> </w:t>
      </w:r>
      <w:r w:rsidR="005C149D">
        <w:rPr>
          <w:i/>
          <w:iCs/>
        </w:rPr>
        <w:t>I</w:t>
      </w:r>
      <w:r w:rsidR="005C149D">
        <w:rPr>
          <w:i/>
          <w:iCs/>
          <w:vertAlign w:val="subscript"/>
        </w:rPr>
        <w:t>0</w:t>
      </w:r>
      <w:r w:rsidR="005C149D">
        <w:rPr>
          <w:i/>
          <w:iCs/>
        </w:rPr>
        <w:t xml:space="preserve"> </w:t>
      </w:r>
      <w:r w:rsidR="005C149D">
        <w:t xml:space="preserve">(.) </w:t>
      </w:r>
      <w:r>
        <w:t>là hàm Bessel biến đổi loại 1 và bậc 0.</w:t>
      </w:r>
      <w:r w:rsidR="005C149D">
        <w:t xml:space="preserve"> </w:t>
      </w:r>
      <w:r>
        <w:t>Cũng</w:t>
      </w:r>
      <w:r w:rsidR="005C149D">
        <w:t xml:space="preserve"> </w:t>
      </w:r>
      <w:r>
        <w:t>vậy,</w:t>
      </w:r>
      <w:r w:rsidR="005C149D">
        <w:t xml:space="preserve"> </w:t>
      </w:r>
      <w:r w:rsidR="005C149D" w:rsidRPr="004C481A">
        <w:rPr>
          <w:position w:val="-12"/>
        </w:rPr>
        <w:object w:dxaOrig="340" w:dyaOrig="360" w14:anchorId="1931572C">
          <v:shape id="_x0000_i1043" type="#_x0000_t75" style="width:17.35pt;height:18pt" o:ole="">
            <v:imagedata r:id="rId45" o:title=""/>
          </v:shape>
          <o:OLEObject Type="Embed" ProgID="Equation.DSMT4" ShapeID="_x0000_i1043" DrawAspect="Content" ObjectID="_1706362547" r:id="rId46"/>
        </w:object>
      </w:r>
      <w:r w:rsidR="005C149D">
        <w:t xml:space="preserve"> </w:t>
      </w:r>
      <w:r>
        <w:t>sẽ được biểu diễn</w:t>
      </w:r>
      <w:r w:rsidR="00F74ADA">
        <w:t xml:space="preserve"> </w:t>
      </w:r>
      <w:r>
        <w:t>như một hàm theo khoảng cáchndtương tựnhư công thức</w:t>
      </w:r>
      <w:r w:rsidR="005C149D">
        <w:t>0</w:t>
      </w:r>
      <w:r>
        <w:t>:</w:t>
      </w:r>
    </w:p>
    <w:p w14:paraId="40836D81" w14:textId="0B6DC4EB" w:rsidR="005C149D" w:rsidRDefault="005C149D" w:rsidP="005C149D">
      <w:pPr>
        <w:ind w:firstLine="0"/>
        <w:jc w:val="center"/>
      </w:pPr>
      <w:r w:rsidRPr="005C149D">
        <w:rPr>
          <w:position w:val="-12"/>
        </w:rPr>
        <w:object w:dxaOrig="840" w:dyaOrig="380" w14:anchorId="10CDE566">
          <v:shape id="_x0000_i1044" type="#_x0000_t75" style="width:42pt;height:18.65pt" o:ole="">
            <v:imagedata r:id="rId47" o:title=""/>
          </v:shape>
          <o:OLEObject Type="Embed" ProgID="Equation.DSMT4" ShapeID="_x0000_i1044" DrawAspect="Content" ObjectID="_1706362548" r:id="rId48"/>
        </w:object>
      </w:r>
      <w:r>
        <w:t xml:space="preserve"> </w:t>
      </w:r>
    </w:p>
    <w:p w14:paraId="0D2818C8" w14:textId="7212E44F" w:rsidR="00F74ADA" w:rsidRDefault="00F74ADA" w:rsidP="00F74ADA">
      <w:pPr>
        <w:ind w:firstLine="0"/>
        <w:jc w:val="left"/>
      </w:pPr>
      <w:r>
        <w:lastRenderedPageBreak/>
        <w:tab/>
        <w:t xml:space="preserve">Kênh truyền Rician là một trong những kênh truyền tổng quát sẽ được mô phỏng và đánh giá trong báo cáo này. Khi hệ số </w:t>
      </w:r>
      <w:r>
        <w:rPr>
          <w:i/>
          <w:iCs/>
        </w:rPr>
        <w:t>K</w:t>
      </w:r>
      <w:r>
        <w:rPr>
          <w:i/>
          <w:iCs/>
          <w:vertAlign w:val="subscript"/>
        </w:rPr>
        <w:t>n</w:t>
      </w:r>
      <w:r>
        <w:rPr>
          <w:i/>
          <w:iCs/>
        </w:rPr>
        <w:t xml:space="preserve"> = 0, </w:t>
      </w:r>
      <w:r>
        <w:t>kênh truyền Rician sẽ trở thành kênh truyền fading Rayleigh thông thường:</w:t>
      </w:r>
    </w:p>
    <w:p w14:paraId="59CDACEC" w14:textId="6D61DDCD" w:rsidR="00F74ADA" w:rsidRPr="00F74ADA" w:rsidRDefault="00C606E2" w:rsidP="00F74ADA">
      <w:pPr>
        <w:ind w:firstLine="0"/>
        <w:jc w:val="center"/>
      </w:pPr>
      <w:r w:rsidRPr="00F74ADA">
        <w:rPr>
          <w:position w:val="-14"/>
        </w:rPr>
        <w:object w:dxaOrig="3960" w:dyaOrig="420" w14:anchorId="121C2BC7">
          <v:shape id="_x0000_i1045" type="#_x0000_t75" style="width:198pt;height:21.35pt" o:ole="">
            <v:imagedata r:id="rId49" o:title=""/>
          </v:shape>
          <o:OLEObject Type="Embed" ProgID="Equation.DSMT4" ShapeID="_x0000_i1045" DrawAspect="Content" ObjectID="_1706362549" r:id="rId50"/>
        </w:object>
      </w:r>
      <w:r w:rsidR="00F74ADA">
        <w:t xml:space="preserve"> </w:t>
      </w:r>
    </w:p>
    <w:p w14:paraId="0407E03B" w14:textId="77777777" w:rsidR="005C149D" w:rsidRPr="007E4B85" w:rsidRDefault="005C149D" w:rsidP="005C149D">
      <w:pPr>
        <w:ind w:firstLine="0"/>
        <w:jc w:val="center"/>
      </w:pPr>
    </w:p>
    <w:p w14:paraId="7472927F" w14:textId="09EBB0F7" w:rsidR="00933974" w:rsidRPr="00A66F65" w:rsidRDefault="00AB1F4F" w:rsidP="000413DF">
      <w:pPr>
        <w:ind w:firstLine="720"/>
        <w:rPr>
          <w:sz w:val="28"/>
          <w:szCs w:val="26"/>
        </w:rPr>
      </w:pPr>
      <w:bookmarkStart w:id="12" w:name="_Ref8909055"/>
      <w:r w:rsidRPr="00946571">
        <w:rPr>
          <w:highlight w:val="lightGray"/>
        </w:rPr>
        <w:br w:type="page"/>
      </w:r>
      <w:bookmarkEnd w:id="12"/>
    </w:p>
    <w:p w14:paraId="6A0E48F8" w14:textId="7933890F" w:rsidR="00F61FBD" w:rsidRPr="00E51017" w:rsidRDefault="00D177DF" w:rsidP="00E51017">
      <w:pPr>
        <w:pStyle w:val="Heading1"/>
      </w:pPr>
      <w:bookmarkStart w:id="13" w:name="_Toc94471115"/>
      <w:r>
        <w:lastRenderedPageBreak/>
        <w:t>THỰC HIỆN MÔ PHỎNG</w:t>
      </w:r>
      <w:bookmarkEnd w:id="13"/>
    </w:p>
    <w:p w14:paraId="208DADDB" w14:textId="7EAC19C6" w:rsidR="001A7139" w:rsidRDefault="00E51017" w:rsidP="001A7139">
      <w:pPr>
        <w:pStyle w:val="Heading2"/>
      </w:pPr>
      <w:bookmarkStart w:id="14" w:name="_Toc94471116"/>
      <w:r>
        <w:t>Mô phỏng điều chế QPSK trong mô hình kênh nhiễu trắng thông thường</w:t>
      </w:r>
      <w:bookmarkEnd w:id="14"/>
    </w:p>
    <w:p w14:paraId="2B65AEDA" w14:textId="5C7B59B8" w:rsidR="009F486B" w:rsidRDefault="00C22F37" w:rsidP="009F486B">
      <w:pPr>
        <w:pStyle w:val="Heading3"/>
      </w:pPr>
      <w:bookmarkStart w:id="15" w:name="_Toc94471117"/>
      <w:r>
        <w:t>Mô phỏng</w:t>
      </w:r>
      <w:bookmarkEnd w:id="15"/>
    </w:p>
    <w:p w14:paraId="0371EB67" w14:textId="53699B3C" w:rsidR="00062927" w:rsidRDefault="00062927" w:rsidP="00062927">
      <w:pPr>
        <w:pStyle w:val="Caption"/>
        <w:keepNext/>
      </w:pPr>
      <w:bookmarkStart w:id="16" w:name="_Toc94471158"/>
      <w:r>
        <w:t xml:space="preserve">Bảng </w:t>
      </w:r>
      <w:fldSimple w:instr=" STYLEREF 1 \s ">
        <w:r w:rsidR="005235FE">
          <w:rPr>
            <w:noProof/>
          </w:rPr>
          <w:t>2</w:t>
        </w:r>
      </w:fldSimple>
      <w:r w:rsidR="00B22D1D">
        <w:t>.</w:t>
      </w:r>
      <w:fldSimple w:instr=" SEQ Bảng \* ARABIC \s 1 ">
        <w:r w:rsidR="005235FE">
          <w:rPr>
            <w:noProof/>
          </w:rPr>
          <w:t>1</w:t>
        </w:r>
      </w:fldSimple>
      <w:r>
        <w:t>. Giá trị và ý nghĩa các đại lượng trong mô phỏng</w:t>
      </w:r>
      <w:bookmarkEnd w:id="16"/>
    </w:p>
    <w:tbl>
      <w:tblPr>
        <w:tblStyle w:val="TableGrid"/>
        <w:tblW w:w="9535" w:type="dxa"/>
        <w:tblLook w:val="04A0" w:firstRow="1" w:lastRow="0" w:firstColumn="1" w:lastColumn="0" w:noHBand="0" w:noVBand="1"/>
      </w:tblPr>
      <w:tblGrid>
        <w:gridCol w:w="1112"/>
        <w:gridCol w:w="5362"/>
        <w:gridCol w:w="3061"/>
      </w:tblGrid>
      <w:tr w:rsidR="00260816" w14:paraId="2EC3C387" w14:textId="6BD8DCA2" w:rsidTr="005850C3">
        <w:tc>
          <w:tcPr>
            <w:tcW w:w="1112" w:type="dxa"/>
            <w:vAlign w:val="center"/>
          </w:tcPr>
          <w:p w14:paraId="13684012" w14:textId="3894659D" w:rsidR="00260816" w:rsidRPr="00574268" w:rsidRDefault="00260816" w:rsidP="00260816">
            <w:pPr>
              <w:spacing w:before="0"/>
              <w:ind w:firstLine="0"/>
              <w:rPr>
                <w:b/>
              </w:rPr>
            </w:pPr>
          </w:p>
        </w:tc>
        <w:tc>
          <w:tcPr>
            <w:tcW w:w="5356" w:type="dxa"/>
            <w:vAlign w:val="center"/>
          </w:tcPr>
          <w:p w14:paraId="216EB288" w14:textId="35FD1C59" w:rsidR="00260816" w:rsidRPr="00574268" w:rsidRDefault="00260816" w:rsidP="00260816">
            <w:pPr>
              <w:spacing w:before="0"/>
              <w:ind w:firstLine="0"/>
              <w:rPr>
                <w:b/>
              </w:rPr>
            </w:pPr>
            <w:r w:rsidRPr="00574268">
              <w:rPr>
                <w:b/>
              </w:rPr>
              <w:t>Giá trị</w:t>
            </w:r>
          </w:p>
        </w:tc>
        <w:tc>
          <w:tcPr>
            <w:tcW w:w="3067" w:type="dxa"/>
          </w:tcPr>
          <w:p w14:paraId="799533A6" w14:textId="7C681EE6" w:rsidR="00260816" w:rsidRPr="00574268" w:rsidRDefault="00260816" w:rsidP="00260816">
            <w:pPr>
              <w:spacing w:before="0"/>
              <w:ind w:firstLine="0"/>
              <w:rPr>
                <w:b/>
              </w:rPr>
            </w:pPr>
            <w:r w:rsidRPr="00574268">
              <w:rPr>
                <w:b/>
              </w:rPr>
              <w:t>Ý nghĩa</w:t>
            </w:r>
          </w:p>
        </w:tc>
      </w:tr>
      <w:tr w:rsidR="00260816" w14:paraId="091060BD" w14:textId="0B2FF656" w:rsidTr="005850C3">
        <w:tc>
          <w:tcPr>
            <w:tcW w:w="1112" w:type="dxa"/>
            <w:vAlign w:val="center"/>
          </w:tcPr>
          <w:p w14:paraId="2CB409DD" w14:textId="52AB9129" w:rsidR="00260816" w:rsidRDefault="00260816" w:rsidP="00260816">
            <w:pPr>
              <w:spacing w:before="0"/>
              <w:ind w:firstLine="0"/>
            </w:pPr>
            <w:r>
              <w:t>SNR_db</w:t>
            </w:r>
          </w:p>
        </w:tc>
        <w:tc>
          <w:tcPr>
            <w:tcW w:w="5356" w:type="dxa"/>
            <w:vAlign w:val="center"/>
          </w:tcPr>
          <w:p w14:paraId="11EB4059" w14:textId="68DFC88C" w:rsidR="00260816" w:rsidRDefault="00260816" w:rsidP="00260816">
            <w:pPr>
              <w:spacing w:before="0"/>
              <w:ind w:firstLine="0"/>
            </w:pPr>
            <w:r>
              <w:t>10</w:t>
            </w:r>
            <w:r w:rsidR="0055263E">
              <w:t xml:space="preserve"> và 20</w:t>
            </w:r>
          </w:p>
        </w:tc>
        <w:tc>
          <w:tcPr>
            <w:tcW w:w="3067" w:type="dxa"/>
          </w:tcPr>
          <w:p w14:paraId="4A09F40B" w14:textId="57B48869" w:rsidR="00260816" w:rsidRDefault="00426694" w:rsidP="00260816">
            <w:pPr>
              <w:spacing w:before="0"/>
              <w:ind w:firstLine="0"/>
            </w:pPr>
            <w:r>
              <w:t>SNR(dB)</w:t>
            </w:r>
          </w:p>
        </w:tc>
      </w:tr>
      <w:tr w:rsidR="00260816" w14:paraId="65E1F295" w14:textId="4587F15E" w:rsidTr="005850C3">
        <w:tc>
          <w:tcPr>
            <w:tcW w:w="1112" w:type="dxa"/>
            <w:vAlign w:val="center"/>
          </w:tcPr>
          <w:p w14:paraId="2730EDC2" w14:textId="481AECC3" w:rsidR="00260816" w:rsidRDefault="00260816" w:rsidP="00260816">
            <w:pPr>
              <w:spacing w:before="0"/>
              <w:ind w:firstLine="0"/>
            </w:pPr>
            <w:r>
              <w:t>Es</w:t>
            </w:r>
          </w:p>
        </w:tc>
        <w:tc>
          <w:tcPr>
            <w:tcW w:w="5356" w:type="dxa"/>
            <w:vAlign w:val="center"/>
          </w:tcPr>
          <w:p w14:paraId="1B1DEB8B" w14:textId="290767FD" w:rsidR="00260816" w:rsidRDefault="00260816" w:rsidP="00260816">
            <w:pPr>
              <w:spacing w:before="0"/>
              <w:ind w:firstLine="0"/>
            </w:pPr>
            <w:r w:rsidRPr="00260816">
              <w:rPr>
                <w:position w:val="-10"/>
              </w:rPr>
              <w:object w:dxaOrig="700" w:dyaOrig="320" w14:anchorId="48C5D72D">
                <v:shape id="_x0000_i1046" type="#_x0000_t75" style="width:35.35pt;height:16pt" o:ole="">
                  <v:imagedata r:id="rId51" o:title=""/>
                </v:shape>
                <o:OLEObject Type="Embed" ProgID="Equation.DSMT4" ShapeID="_x0000_i1046" DrawAspect="Content" ObjectID="_1706362550" r:id="rId52"/>
              </w:object>
            </w:r>
            <w:r w:rsidR="00082AE9">
              <w:t xml:space="preserve"> //variance</w:t>
            </w:r>
          </w:p>
        </w:tc>
        <w:tc>
          <w:tcPr>
            <w:tcW w:w="3067" w:type="dxa"/>
          </w:tcPr>
          <w:p w14:paraId="0B438E99" w14:textId="075D997E" w:rsidR="00260816" w:rsidRDefault="00260816" w:rsidP="00260816">
            <w:pPr>
              <w:spacing w:before="0"/>
              <w:ind w:firstLine="0"/>
            </w:pPr>
            <w:r>
              <w:t>Công suất của 1 s</w:t>
            </w:r>
            <w:r w:rsidR="00206A36">
              <w:t>ymbol</w:t>
            </w:r>
          </w:p>
        </w:tc>
      </w:tr>
      <w:tr w:rsidR="00260816" w14:paraId="5A78D5E4" w14:textId="2FB8F431" w:rsidTr="005850C3">
        <w:tc>
          <w:tcPr>
            <w:tcW w:w="1112" w:type="dxa"/>
            <w:vAlign w:val="center"/>
          </w:tcPr>
          <w:p w14:paraId="28243C16" w14:textId="66630861" w:rsidR="00260816" w:rsidRDefault="00260816" w:rsidP="00260816">
            <w:pPr>
              <w:spacing w:before="0"/>
              <w:ind w:firstLine="0"/>
            </w:pPr>
            <w:r>
              <w:t>Eb</w:t>
            </w:r>
          </w:p>
        </w:tc>
        <w:tc>
          <w:tcPr>
            <w:tcW w:w="5356" w:type="dxa"/>
            <w:vAlign w:val="center"/>
          </w:tcPr>
          <w:p w14:paraId="1121D86F" w14:textId="627BCA76" w:rsidR="00260816" w:rsidRDefault="00CC574C" w:rsidP="00260816">
            <w:pPr>
              <w:spacing w:before="0"/>
              <w:ind w:firstLine="0"/>
            </w:pPr>
            <w:r w:rsidRPr="00260816">
              <w:rPr>
                <w:position w:val="-6"/>
              </w:rPr>
              <w:object w:dxaOrig="600" w:dyaOrig="279" w14:anchorId="783C33E2">
                <v:shape id="_x0000_i1047" type="#_x0000_t75" style="width:30pt;height:14pt" o:ole="">
                  <v:imagedata r:id="rId53" o:title=""/>
                </v:shape>
                <o:OLEObject Type="Embed" ProgID="Equation.DSMT4" ShapeID="_x0000_i1047" DrawAspect="Content" ObjectID="_1706362551" r:id="rId54"/>
              </w:object>
            </w:r>
          </w:p>
        </w:tc>
        <w:tc>
          <w:tcPr>
            <w:tcW w:w="3067" w:type="dxa"/>
          </w:tcPr>
          <w:p w14:paraId="657CD809" w14:textId="7785E308" w:rsidR="00260816" w:rsidRDefault="00260816" w:rsidP="00260816">
            <w:pPr>
              <w:spacing w:before="0"/>
              <w:ind w:firstLine="0"/>
            </w:pPr>
            <w:r>
              <w:t>Công suất của 1 bit</w:t>
            </w:r>
          </w:p>
        </w:tc>
      </w:tr>
      <w:tr w:rsidR="00260816" w14:paraId="1B7A3E81" w14:textId="083B8E4C" w:rsidTr="005850C3">
        <w:tc>
          <w:tcPr>
            <w:tcW w:w="1112" w:type="dxa"/>
            <w:vAlign w:val="center"/>
          </w:tcPr>
          <w:p w14:paraId="68B2752D" w14:textId="7CB94633" w:rsidR="00260816" w:rsidRDefault="00260816" w:rsidP="00260816">
            <w:pPr>
              <w:spacing w:before="0"/>
              <w:ind w:firstLine="0"/>
            </w:pPr>
            <w:r>
              <w:t>N_0</w:t>
            </w:r>
          </w:p>
        </w:tc>
        <w:tc>
          <w:tcPr>
            <w:tcW w:w="5356" w:type="dxa"/>
            <w:vAlign w:val="center"/>
          </w:tcPr>
          <w:p w14:paraId="21462806" w14:textId="19F1EE00" w:rsidR="00260816" w:rsidRDefault="00260816" w:rsidP="00260816">
            <w:pPr>
              <w:spacing w:before="0"/>
              <w:ind w:firstLine="0"/>
            </w:pPr>
            <w:r w:rsidRPr="00260816">
              <w:rPr>
                <w:position w:val="-6"/>
              </w:rPr>
              <w:object w:dxaOrig="1540" w:dyaOrig="320" w14:anchorId="2DE429F0">
                <v:shape id="_x0000_i1048" type="#_x0000_t75" style="width:77.35pt;height:16pt" o:ole="">
                  <v:imagedata r:id="rId55" o:title=""/>
                </v:shape>
                <o:OLEObject Type="Embed" ProgID="Equation.DSMT4" ShapeID="_x0000_i1048" DrawAspect="Content" ObjectID="_1706362552" r:id="rId56"/>
              </w:object>
            </w:r>
          </w:p>
        </w:tc>
        <w:tc>
          <w:tcPr>
            <w:tcW w:w="3067" w:type="dxa"/>
          </w:tcPr>
          <w:p w14:paraId="6FCEACE5" w14:textId="1FC07C4F" w:rsidR="00260816" w:rsidRDefault="00260816" w:rsidP="00260816">
            <w:pPr>
              <w:spacing w:before="0"/>
              <w:ind w:firstLine="0"/>
            </w:pPr>
            <w:r>
              <w:t>Công suất nhiễu</w:t>
            </w:r>
          </w:p>
        </w:tc>
      </w:tr>
      <w:tr w:rsidR="00260816" w14:paraId="06D575EC" w14:textId="77777777" w:rsidTr="005850C3">
        <w:tc>
          <w:tcPr>
            <w:tcW w:w="1112" w:type="dxa"/>
            <w:vAlign w:val="center"/>
          </w:tcPr>
          <w:p w14:paraId="2DB355CD" w14:textId="60CB339A" w:rsidR="00260816" w:rsidRDefault="00260816" w:rsidP="00260816">
            <w:pPr>
              <w:spacing w:before="0"/>
              <w:ind w:firstLine="0"/>
            </w:pPr>
            <w:r>
              <w:t>N0</w:t>
            </w:r>
          </w:p>
        </w:tc>
        <w:tc>
          <w:tcPr>
            <w:tcW w:w="5356" w:type="dxa"/>
            <w:vAlign w:val="center"/>
          </w:tcPr>
          <w:p w14:paraId="53EF52F1" w14:textId="53D00E85" w:rsidR="00260816" w:rsidRDefault="00260816" w:rsidP="00260816">
            <w:pPr>
              <w:spacing w:before="0"/>
              <w:ind w:firstLine="0"/>
            </w:pPr>
            <w:r w:rsidRPr="00260816">
              <w:rPr>
                <w:position w:val="-10"/>
              </w:rPr>
              <w:object w:dxaOrig="5140" w:dyaOrig="320" w14:anchorId="52F13C25">
                <v:shape id="_x0000_i1049" type="#_x0000_t75" style="width:257.35pt;height:16pt" o:ole="">
                  <v:imagedata r:id="rId57" o:title=""/>
                </v:shape>
                <o:OLEObject Type="Embed" ProgID="Equation.DSMT4" ShapeID="_x0000_i1049" DrawAspect="Content" ObjectID="_1706362553" r:id="rId58"/>
              </w:object>
            </w:r>
          </w:p>
        </w:tc>
        <w:tc>
          <w:tcPr>
            <w:tcW w:w="3067" w:type="dxa"/>
          </w:tcPr>
          <w:p w14:paraId="1F4DCD9B" w14:textId="43578529" w:rsidR="00260816" w:rsidRDefault="00260816" w:rsidP="00260816">
            <w:pPr>
              <w:spacing w:before="0"/>
              <w:ind w:firstLine="0"/>
            </w:pPr>
            <w:r>
              <w:t>Biên độ của nhiễu</w:t>
            </w:r>
          </w:p>
        </w:tc>
      </w:tr>
      <w:tr w:rsidR="003D6885" w14:paraId="6387EBCF" w14:textId="77777777" w:rsidTr="005850C3">
        <w:tc>
          <w:tcPr>
            <w:tcW w:w="1112" w:type="dxa"/>
            <w:vAlign w:val="center"/>
          </w:tcPr>
          <w:p w14:paraId="16A36796" w14:textId="3ECD081A" w:rsidR="003D6885" w:rsidRDefault="003D6885" w:rsidP="00260816">
            <w:pPr>
              <w:spacing w:before="0"/>
              <w:ind w:firstLine="0"/>
            </w:pPr>
            <w:r>
              <w:t>NS</w:t>
            </w:r>
          </w:p>
        </w:tc>
        <w:tc>
          <w:tcPr>
            <w:tcW w:w="5356" w:type="dxa"/>
            <w:vAlign w:val="center"/>
          </w:tcPr>
          <w:p w14:paraId="15C998D2" w14:textId="216AF108" w:rsidR="003D6885" w:rsidRDefault="00D72E77" w:rsidP="00260816">
            <w:pPr>
              <w:spacing w:before="0"/>
              <w:ind w:firstLine="0"/>
            </w:pPr>
            <w:r w:rsidRPr="00D72E77">
              <w:rPr>
                <w:position w:val="-6"/>
              </w:rPr>
              <w:object w:dxaOrig="760" w:dyaOrig="279" w14:anchorId="793C33EB">
                <v:shape id="_x0000_i1050" type="#_x0000_t75" style="width:38pt;height:14pt" o:ole="">
                  <v:imagedata r:id="rId59" o:title=""/>
                </v:shape>
                <o:OLEObject Type="Embed" ProgID="Equation.DSMT4" ShapeID="_x0000_i1050" DrawAspect="Content" ObjectID="_1706362554" r:id="rId60"/>
              </w:object>
            </w:r>
          </w:p>
        </w:tc>
        <w:tc>
          <w:tcPr>
            <w:tcW w:w="3067" w:type="dxa"/>
          </w:tcPr>
          <w:p w14:paraId="71F87406" w14:textId="245E4F9E" w:rsidR="003D6885" w:rsidRDefault="00D72E77" w:rsidP="00260816">
            <w:pPr>
              <w:spacing w:before="0"/>
              <w:ind w:firstLine="0"/>
            </w:pPr>
            <w:r>
              <w:t>Biên độ tín hiệu cộng nhiễu</w:t>
            </w:r>
          </w:p>
        </w:tc>
      </w:tr>
    </w:tbl>
    <w:p w14:paraId="032DD685" w14:textId="77777777" w:rsidR="00FF034D" w:rsidRPr="00FF034D" w:rsidRDefault="00FF034D" w:rsidP="00FF034D"/>
    <w:p w14:paraId="1CCB4D55" w14:textId="77777777" w:rsidR="00377E64" w:rsidRDefault="00377E64" w:rsidP="00377E64">
      <w:pPr>
        <w:keepNext/>
        <w:jc w:val="center"/>
      </w:pPr>
      <w:r>
        <w:rPr>
          <w:noProof/>
        </w:rPr>
        <w:drawing>
          <wp:inline distT="0" distB="0" distL="0" distR="0" wp14:anchorId="7B8F5085" wp14:editId="56C2DF89">
            <wp:extent cx="5294376" cy="395935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4376" cy="3959352"/>
                    </a:xfrm>
                    <a:prstGeom prst="rect">
                      <a:avLst/>
                    </a:prstGeom>
                  </pic:spPr>
                </pic:pic>
              </a:graphicData>
            </a:graphic>
          </wp:inline>
        </w:drawing>
      </w:r>
    </w:p>
    <w:p w14:paraId="51BD855E" w14:textId="0BEB9B72" w:rsidR="00EB798A" w:rsidRDefault="00377E64" w:rsidP="00377E64">
      <w:pPr>
        <w:pStyle w:val="Caption"/>
      </w:pPr>
      <w:bookmarkStart w:id="17" w:name="_Toc94471140"/>
      <w:r>
        <w:t xml:space="preserve">Hình </w:t>
      </w:r>
      <w:fldSimple w:instr=" STYLEREF 1 \s ">
        <w:r w:rsidR="005235FE">
          <w:rPr>
            <w:noProof/>
          </w:rPr>
          <w:t>2</w:t>
        </w:r>
      </w:fldSimple>
      <w:r w:rsidR="0041310F">
        <w:t>.</w:t>
      </w:r>
      <w:fldSimple w:instr=" SEQ Hình \* ARABIC \s 1 ">
        <w:r w:rsidR="005235FE">
          <w:rPr>
            <w:noProof/>
          </w:rPr>
          <w:t>1</w:t>
        </w:r>
      </w:fldSimple>
      <w:r>
        <w:t xml:space="preserve">. Điều chế QPSK </w:t>
      </w:r>
      <w:r w:rsidR="00E762EC">
        <w:t>trong mô hình</w:t>
      </w:r>
      <w:r>
        <w:t xml:space="preserve"> kênh nhiễu trắng</w:t>
      </w:r>
      <w:r w:rsidR="00E762EC">
        <w:t xml:space="preserve"> với SNR = 10dB</w:t>
      </w:r>
      <w:bookmarkEnd w:id="17"/>
    </w:p>
    <w:p w14:paraId="2BA95B24" w14:textId="77777777" w:rsidR="001669CE" w:rsidRDefault="000F7AC9" w:rsidP="001669CE">
      <w:pPr>
        <w:keepNext/>
        <w:ind w:firstLine="0"/>
        <w:jc w:val="center"/>
      </w:pPr>
      <w:r>
        <w:rPr>
          <w:noProof/>
        </w:rPr>
        <w:lastRenderedPageBreak/>
        <w:drawing>
          <wp:inline distT="0" distB="0" distL="0" distR="0" wp14:anchorId="618159D9" wp14:editId="7414A31F">
            <wp:extent cx="5303520" cy="39959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3520" cy="3995928"/>
                    </a:xfrm>
                    <a:prstGeom prst="rect">
                      <a:avLst/>
                    </a:prstGeom>
                  </pic:spPr>
                </pic:pic>
              </a:graphicData>
            </a:graphic>
          </wp:inline>
        </w:drawing>
      </w:r>
    </w:p>
    <w:p w14:paraId="77B84633" w14:textId="53F670FA" w:rsidR="000F7AC9" w:rsidRPr="000F7AC9" w:rsidRDefault="001669CE" w:rsidP="002B29FC">
      <w:pPr>
        <w:pStyle w:val="Caption"/>
      </w:pPr>
      <w:bookmarkStart w:id="18" w:name="_Toc94471141"/>
      <w:r>
        <w:t xml:space="preserve">Hình </w:t>
      </w:r>
      <w:fldSimple w:instr=" STYLEREF 1 \s ">
        <w:r w:rsidR="005235FE">
          <w:rPr>
            <w:noProof/>
          </w:rPr>
          <w:t>2</w:t>
        </w:r>
      </w:fldSimple>
      <w:r w:rsidR="0041310F">
        <w:t>.</w:t>
      </w:r>
      <w:fldSimple w:instr=" SEQ Hình \* ARABIC \s 1 ">
        <w:r w:rsidR="005235FE">
          <w:rPr>
            <w:noProof/>
          </w:rPr>
          <w:t>2</w:t>
        </w:r>
      </w:fldSimple>
      <w:r>
        <w:t xml:space="preserve">. Điều chế QPSK trong mô hình kênh nhiễu trắng với SNR = </w:t>
      </w:r>
      <w:r w:rsidR="002B29FC">
        <w:t>2</w:t>
      </w:r>
      <w:r>
        <w:t>0dB</w:t>
      </w:r>
      <w:bookmarkEnd w:id="18"/>
    </w:p>
    <w:p w14:paraId="363836AF" w14:textId="1C196E16" w:rsidR="003A0D64" w:rsidRPr="003A0D64" w:rsidRDefault="000363DD" w:rsidP="003A0D64">
      <w:r>
        <w:t>Tín hiệu điều chế QPSK trong mô hình kênh nhiễu trắng lệch ra khỏi vị trí chòm sao theo lý thuyết. SNR càng cao thì chất lượng tín hiệu càng tốt</w:t>
      </w:r>
      <w:r w:rsidR="00465B88">
        <w:t>.</w:t>
      </w:r>
    </w:p>
    <w:p w14:paraId="286A4E3F" w14:textId="04B6EC64" w:rsidR="00C22F37" w:rsidRDefault="00C22F37" w:rsidP="00C22F37">
      <w:pPr>
        <w:pStyle w:val="Heading3"/>
      </w:pPr>
      <w:bookmarkStart w:id="19" w:name="_Toc94471118"/>
      <w:r>
        <w:lastRenderedPageBreak/>
        <w:t>Đánh giá</w:t>
      </w:r>
      <w:bookmarkEnd w:id="19"/>
    </w:p>
    <w:p w14:paraId="676D1721" w14:textId="77777777" w:rsidR="00776412" w:rsidRDefault="003A0D64" w:rsidP="00776412">
      <w:pPr>
        <w:keepNext/>
        <w:jc w:val="center"/>
      </w:pPr>
      <w:r>
        <w:rPr>
          <w:noProof/>
        </w:rPr>
        <w:drawing>
          <wp:inline distT="0" distB="0" distL="0" distR="0" wp14:anchorId="1A0993D8" wp14:editId="1BF3D3E4">
            <wp:extent cx="5294376" cy="3959352"/>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4376" cy="3959352"/>
                    </a:xfrm>
                    <a:prstGeom prst="rect">
                      <a:avLst/>
                    </a:prstGeom>
                  </pic:spPr>
                </pic:pic>
              </a:graphicData>
            </a:graphic>
          </wp:inline>
        </w:drawing>
      </w:r>
    </w:p>
    <w:p w14:paraId="2218360F" w14:textId="023B8F6A" w:rsidR="003A0D64" w:rsidRDefault="00776412" w:rsidP="00776412">
      <w:pPr>
        <w:pStyle w:val="Caption"/>
      </w:pPr>
      <w:bookmarkStart w:id="20" w:name="_Toc94471142"/>
      <w:r>
        <w:t xml:space="preserve">Hình </w:t>
      </w:r>
      <w:fldSimple w:instr=" STYLEREF 1 \s ">
        <w:r w:rsidR="005235FE">
          <w:rPr>
            <w:noProof/>
          </w:rPr>
          <w:t>2</w:t>
        </w:r>
      </w:fldSimple>
      <w:r w:rsidR="0041310F">
        <w:t>.</w:t>
      </w:r>
      <w:fldSimple w:instr=" SEQ Hình \* ARABIC \s 1 ">
        <w:r w:rsidR="005235FE">
          <w:rPr>
            <w:noProof/>
          </w:rPr>
          <w:t>3</w:t>
        </w:r>
      </w:fldSimple>
      <w:r>
        <w:t>. BER của điều chế QPSK trên kênh nhiễu trắng so với lý thuyết</w:t>
      </w:r>
      <w:bookmarkEnd w:id="20"/>
    </w:p>
    <w:p w14:paraId="2C84C8ED" w14:textId="445CE680" w:rsidR="00206A36" w:rsidRPr="00206A36" w:rsidRDefault="00206A36" w:rsidP="00206A36">
      <w:r>
        <w:t xml:space="preserve">Xác suất lỗi bit BER </w:t>
      </w:r>
      <w:r w:rsidR="00E1089B">
        <w:t>mô phỏng tương đối giống với lý thuyết</w:t>
      </w:r>
      <w:r w:rsidR="00FB07C2">
        <w:t>.</w:t>
      </w:r>
    </w:p>
    <w:p w14:paraId="52D631C6" w14:textId="77777777" w:rsidR="005E515D" w:rsidRPr="005E515D" w:rsidRDefault="005E515D" w:rsidP="005E515D"/>
    <w:p w14:paraId="7A284FF6" w14:textId="77777777" w:rsidR="001A7139" w:rsidRDefault="001A7139" w:rsidP="001A7139"/>
    <w:p w14:paraId="51E67A7E" w14:textId="5D17A06E" w:rsidR="001A7139" w:rsidRDefault="005E515D" w:rsidP="00A5147E">
      <w:pPr>
        <w:pStyle w:val="Heading2"/>
      </w:pPr>
      <w:bookmarkStart w:id="21" w:name="_Toc94471119"/>
      <w:r>
        <w:t xml:space="preserve">Mô phỏng điều chế </w:t>
      </w:r>
      <w:r w:rsidR="00C41B86">
        <w:t>16-QAM</w:t>
      </w:r>
      <w:r>
        <w:t xml:space="preserve"> trong mô hình kênh nhiễu trắng thông thường</w:t>
      </w:r>
      <w:bookmarkEnd w:id="21"/>
    </w:p>
    <w:p w14:paraId="6E728F89" w14:textId="2F592265" w:rsidR="00501373" w:rsidRDefault="00501373" w:rsidP="00501373">
      <w:pPr>
        <w:pStyle w:val="Heading3"/>
      </w:pPr>
      <w:bookmarkStart w:id="22" w:name="_Toc94471120"/>
      <w:r>
        <w:t>Mô phỏng</w:t>
      </w:r>
      <w:bookmarkEnd w:id="22"/>
    </w:p>
    <w:p w14:paraId="25757B3B" w14:textId="7090F76E" w:rsidR="005E70FB" w:rsidRDefault="005E70FB" w:rsidP="005E70FB">
      <w:pPr>
        <w:pStyle w:val="Caption"/>
        <w:keepNext/>
      </w:pPr>
      <w:bookmarkStart w:id="23" w:name="_Toc94471159"/>
      <w:r>
        <w:t xml:space="preserve">Bảng </w:t>
      </w:r>
      <w:fldSimple w:instr=" STYLEREF 1 \s ">
        <w:r w:rsidR="005235FE">
          <w:rPr>
            <w:noProof/>
          </w:rPr>
          <w:t>2</w:t>
        </w:r>
      </w:fldSimple>
      <w:r w:rsidR="00B22D1D">
        <w:t>.</w:t>
      </w:r>
      <w:fldSimple w:instr=" SEQ Bảng \* ARABIC \s 1 ">
        <w:r w:rsidR="005235FE">
          <w:rPr>
            <w:noProof/>
          </w:rPr>
          <w:t>2</w:t>
        </w:r>
      </w:fldSimple>
      <w:r w:rsidR="00B22D1D">
        <w:t xml:space="preserve">. </w:t>
      </w:r>
      <w:r w:rsidR="00414E24">
        <w:t>Giá trị và ý nghĩa các đại lượng trong mô phỏng</w:t>
      </w:r>
      <w:bookmarkEnd w:id="23"/>
    </w:p>
    <w:tbl>
      <w:tblPr>
        <w:tblStyle w:val="TableGrid"/>
        <w:tblW w:w="9535" w:type="dxa"/>
        <w:tblLook w:val="04A0" w:firstRow="1" w:lastRow="0" w:firstColumn="1" w:lastColumn="0" w:noHBand="0" w:noVBand="1"/>
      </w:tblPr>
      <w:tblGrid>
        <w:gridCol w:w="1112"/>
        <w:gridCol w:w="5362"/>
        <w:gridCol w:w="3061"/>
      </w:tblGrid>
      <w:tr w:rsidR="00403DD0" w14:paraId="27353274" w14:textId="77777777" w:rsidTr="005E70FB">
        <w:tc>
          <w:tcPr>
            <w:tcW w:w="1112" w:type="dxa"/>
            <w:vAlign w:val="center"/>
          </w:tcPr>
          <w:p w14:paraId="4333BDD4" w14:textId="77777777" w:rsidR="00403DD0" w:rsidRPr="00574268" w:rsidRDefault="00403DD0" w:rsidP="005B66B7">
            <w:pPr>
              <w:spacing w:before="0"/>
              <w:ind w:firstLine="0"/>
              <w:rPr>
                <w:b/>
              </w:rPr>
            </w:pPr>
          </w:p>
        </w:tc>
        <w:tc>
          <w:tcPr>
            <w:tcW w:w="5362" w:type="dxa"/>
            <w:vAlign w:val="center"/>
          </w:tcPr>
          <w:p w14:paraId="33064ADA" w14:textId="77777777" w:rsidR="00403DD0" w:rsidRPr="00574268" w:rsidRDefault="00403DD0" w:rsidP="005B66B7">
            <w:pPr>
              <w:spacing w:before="0"/>
              <w:ind w:firstLine="0"/>
              <w:rPr>
                <w:b/>
              </w:rPr>
            </w:pPr>
            <w:r w:rsidRPr="00574268">
              <w:rPr>
                <w:b/>
              </w:rPr>
              <w:t>Giá trị</w:t>
            </w:r>
          </w:p>
        </w:tc>
        <w:tc>
          <w:tcPr>
            <w:tcW w:w="3061" w:type="dxa"/>
          </w:tcPr>
          <w:p w14:paraId="1372690F" w14:textId="77777777" w:rsidR="00403DD0" w:rsidRPr="00574268" w:rsidRDefault="00403DD0" w:rsidP="005B66B7">
            <w:pPr>
              <w:spacing w:before="0"/>
              <w:ind w:firstLine="0"/>
              <w:rPr>
                <w:b/>
              </w:rPr>
            </w:pPr>
            <w:r w:rsidRPr="00574268">
              <w:rPr>
                <w:b/>
              </w:rPr>
              <w:t>Ý nghĩa</w:t>
            </w:r>
          </w:p>
        </w:tc>
      </w:tr>
      <w:tr w:rsidR="00403DD0" w14:paraId="55D702CF" w14:textId="77777777" w:rsidTr="005E70FB">
        <w:tc>
          <w:tcPr>
            <w:tcW w:w="1112" w:type="dxa"/>
            <w:vAlign w:val="center"/>
          </w:tcPr>
          <w:p w14:paraId="3EDD42FD" w14:textId="77777777" w:rsidR="00403DD0" w:rsidRDefault="00403DD0" w:rsidP="005B66B7">
            <w:pPr>
              <w:spacing w:before="0"/>
              <w:ind w:firstLine="0"/>
            </w:pPr>
            <w:r>
              <w:t>SNR_db</w:t>
            </w:r>
          </w:p>
        </w:tc>
        <w:tc>
          <w:tcPr>
            <w:tcW w:w="5362" w:type="dxa"/>
            <w:vAlign w:val="center"/>
          </w:tcPr>
          <w:p w14:paraId="495FBC40" w14:textId="77777777" w:rsidR="00403DD0" w:rsidRDefault="00403DD0" w:rsidP="005B66B7">
            <w:pPr>
              <w:spacing w:before="0"/>
              <w:ind w:firstLine="0"/>
            </w:pPr>
            <w:r>
              <w:t>10 và 20</w:t>
            </w:r>
          </w:p>
        </w:tc>
        <w:tc>
          <w:tcPr>
            <w:tcW w:w="3061" w:type="dxa"/>
          </w:tcPr>
          <w:p w14:paraId="78C5C301" w14:textId="71F9BDA9" w:rsidR="00403DD0" w:rsidRDefault="00403DD0" w:rsidP="005B66B7">
            <w:pPr>
              <w:spacing w:before="0"/>
              <w:ind w:firstLine="0"/>
            </w:pPr>
            <w:r>
              <w:t>SNR</w:t>
            </w:r>
            <w:r w:rsidR="007544AA">
              <w:t xml:space="preserve"> </w:t>
            </w:r>
            <w:r>
              <w:t>(dB)</w:t>
            </w:r>
          </w:p>
        </w:tc>
      </w:tr>
      <w:tr w:rsidR="00403DD0" w14:paraId="1AC5DD1D" w14:textId="77777777" w:rsidTr="005E70FB">
        <w:tc>
          <w:tcPr>
            <w:tcW w:w="1112" w:type="dxa"/>
            <w:vAlign w:val="center"/>
          </w:tcPr>
          <w:p w14:paraId="3493AC5F" w14:textId="77777777" w:rsidR="00403DD0" w:rsidRDefault="00403DD0" w:rsidP="005B66B7">
            <w:pPr>
              <w:spacing w:before="0"/>
              <w:ind w:firstLine="0"/>
            </w:pPr>
            <w:r>
              <w:t>Es</w:t>
            </w:r>
          </w:p>
        </w:tc>
        <w:tc>
          <w:tcPr>
            <w:tcW w:w="5362" w:type="dxa"/>
            <w:vAlign w:val="center"/>
          </w:tcPr>
          <w:p w14:paraId="204884F1" w14:textId="77777777" w:rsidR="00403DD0" w:rsidRDefault="00403DD0" w:rsidP="005B66B7">
            <w:pPr>
              <w:spacing w:before="0"/>
              <w:ind w:firstLine="0"/>
            </w:pPr>
            <w:r w:rsidRPr="00260816">
              <w:rPr>
                <w:position w:val="-10"/>
              </w:rPr>
              <w:object w:dxaOrig="700" w:dyaOrig="320" w14:anchorId="73C6BCB7">
                <v:shape id="_x0000_i1051" type="#_x0000_t75" style="width:35.35pt;height:16pt" o:ole="">
                  <v:imagedata r:id="rId51" o:title=""/>
                </v:shape>
                <o:OLEObject Type="Embed" ProgID="Equation.DSMT4" ShapeID="_x0000_i1051" DrawAspect="Content" ObjectID="_1706362555" r:id="rId64"/>
              </w:object>
            </w:r>
            <w:r>
              <w:t xml:space="preserve"> //variance</w:t>
            </w:r>
          </w:p>
        </w:tc>
        <w:tc>
          <w:tcPr>
            <w:tcW w:w="3061" w:type="dxa"/>
          </w:tcPr>
          <w:p w14:paraId="1920CF85" w14:textId="77777777" w:rsidR="00403DD0" w:rsidRDefault="00403DD0" w:rsidP="005B66B7">
            <w:pPr>
              <w:spacing w:before="0"/>
              <w:ind w:firstLine="0"/>
            </w:pPr>
            <w:r>
              <w:t>Công suất của 1 symbol</w:t>
            </w:r>
          </w:p>
        </w:tc>
      </w:tr>
      <w:tr w:rsidR="00403DD0" w14:paraId="7B121775" w14:textId="77777777" w:rsidTr="005E70FB">
        <w:tc>
          <w:tcPr>
            <w:tcW w:w="1112" w:type="dxa"/>
            <w:vAlign w:val="center"/>
          </w:tcPr>
          <w:p w14:paraId="33C05310" w14:textId="77777777" w:rsidR="00403DD0" w:rsidRDefault="00403DD0" w:rsidP="005B66B7">
            <w:pPr>
              <w:spacing w:before="0"/>
              <w:ind w:firstLine="0"/>
            </w:pPr>
            <w:r>
              <w:t>Eb</w:t>
            </w:r>
          </w:p>
        </w:tc>
        <w:tc>
          <w:tcPr>
            <w:tcW w:w="5362" w:type="dxa"/>
            <w:vAlign w:val="center"/>
          </w:tcPr>
          <w:p w14:paraId="743F691F" w14:textId="3E8D2C18" w:rsidR="00403DD0" w:rsidRDefault="008E79B3" w:rsidP="005B66B7">
            <w:pPr>
              <w:spacing w:before="0"/>
              <w:ind w:firstLine="0"/>
            </w:pPr>
            <w:r w:rsidRPr="00260816">
              <w:rPr>
                <w:position w:val="-6"/>
              </w:rPr>
              <w:object w:dxaOrig="600" w:dyaOrig="279" w14:anchorId="2A42AB7F">
                <v:shape id="_x0000_i1052" type="#_x0000_t75" style="width:30pt;height:14pt" o:ole="">
                  <v:imagedata r:id="rId65" o:title=""/>
                </v:shape>
                <o:OLEObject Type="Embed" ProgID="Equation.DSMT4" ShapeID="_x0000_i1052" DrawAspect="Content" ObjectID="_1706362556" r:id="rId66"/>
              </w:object>
            </w:r>
          </w:p>
        </w:tc>
        <w:tc>
          <w:tcPr>
            <w:tcW w:w="3061" w:type="dxa"/>
          </w:tcPr>
          <w:p w14:paraId="3FB0C213" w14:textId="77777777" w:rsidR="00403DD0" w:rsidRDefault="00403DD0" w:rsidP="005B66B7">
            <w:pPr>
              <w:spacing w:before="0"/>
              <w:ind w:firstLine="0"/>
            </w:pPr>
            <w:r>
              <w:t>Công suất của 1 bit</w:t>
            </w:r>
          </w:p>
        </w:tc>
      </w:tr>
      <w:tr w:rsidR="00403DD0" w14:paraId="33093D30" w14:textId="77777777" w:rsidTr="005E70FB">
        <w:tc>
          <w:tcPr>
            <w:tcW w:w="1112" w:type="dxa"/>
            <w:vAlign w:val="center"/>
          </w:tcPr>
          <w:p w14:paraId="001AEB6E" w14:textId="77777777" w:rsidR="00403DD0" w:rsidRDefault="00403DD0" w:rsidP="005B66B7">
            <w:pPr>
              <w:spacing w:before="0"/>
              <w:ind w:firstLine="0"/>
            </w:pPr>
            <w:r>
              <w:t>N_0</w:t>
            </w:r>
          </w:p>
        </w:tc>
        <w:tc>
          <w:tcPr>
            <w:tcW w:w="5362" w:type="dxa"/>
            <w:vAlign w:val="center"/>
          </w:tcPr>
          <w:p w14:paraId="23C67B42" w14:textId="77777777" w:rsidR="00403DD0" w:rsidRDefault="00403DD0" w:rsidP="005B66B7">
            <w:pPr>
              <w:spacing w:before="0"/>
              <w:ind w:firstLine="0"/>
            </w:pPr>
            <w:r w:rsidRPr="00260816">
              <w:rPr>
                <w:position w:val="-6"/>
              </w:rPr>
              <w:object w:dxaOrig="1540" w:dyaOrig="320" w14:anchorId="5AB9FA15">
                <v:shape id="_x0000_i1053" type="#_x0000_t75" style="width:77.35pt;height:16pt" o:ole="">
                  <v:imagedata r:id="rId55" o:title=""/>
                </v:shape>
                <o:OLEObject Type="Embed" ProgID="Equation.DSMT4" ShapeID="_x0000_i1053" DrawAspect="Content" ObjectID="_1706362557" r:id="rId67"/>
              </w:object>
            </w:r>
          </w:p>
        </w:tc>
        <w:tc>
          <w:tcPr>
            <w:tcW w:w="3061" w:type="dxa"/>
          </w:tcPr>
          <w:p w14:paraId="10735179" w14:textId="77777777" w:rsidR="00403DD0" w:rsidRDefault="00403DD0" w:rsidP="005B66B7">
            <w:pPr>
              <w:spacing w:before="0"/>
              <w:ind w:firstLine="0"/>
            </w:pPr>
            <w:r>
              <w:t>Công suất nhiễu</w:t>
            </w:r>
          </w:p>
        </w:tc>
      </w:tr>
      <w:tr w:rsidR="00403DD0" w14:paraId="2203507E" w14:textId="77777777" w:rsidTr="005E70FB">
        <w:tc>
          <w:tcPr>
            <w:tcW w:w="1112" w:type="dxa"/>
            <w:vAlign w:val="center"/>
          </w:tcPr>
          <w:p w14:paraId="047D370E" w14:textId="77777777" w:rsidR="00403DD0" w:rsidRDefault="00403DD0" w:rsidP="005B66B7">
            <w:pPr>
              <w:spacing w:before="0"/>
              <w:ind w:firstLine="0"/>
            </w:pPr>
            <w:r>
              <w:t>N0</w:t>
            </w:r>
          </w:p>
        </w:tc>
        <w:tc>
          <w:tcPr>
            <w:tcW w:w="5362" w:type="dxa"/>
            <w:vAlign w:val="center"/>
          </w:tcPr>
          <w:p w14:paraId="52B5B4AE" w14:textId="77777777" w:rsidR="00403DD0" w:rsidRDefault="00403DD0" w:rsidP="005B66B7">
            <w:pPr>
              <w:spacing w:before="0"/>
              <w:ind w:firstLine="0"/>
            </w:pPr>
            <w:r w:rsidRPr="00260816">
              <w:rPr>
                <w:position w:val="-10"/>
              </w:rPr>
              <w:object w:dxaOrig="5140" w:dyaOrig="320" w14:anchorId="2BBBD464">
                <v:shape id="_x0000_i1054" type="#_x0000_t75" style="width:257.35pt;height:16pt" o:ole="">
                  <v:imagedata r:id="rId57" o:title=""/>
                </v:shape>
                <o:OLEObject Type="Embed" ProgID="Equation.DSMT4" ShapeID="_x0000_i1054" DrawAspect="Content" ObjectID="_1706362558" r:id="rId68"/>
              </w:object>
            </w:r>
          </w:p>
        </w:tc>
        <w:tc>
          <w:tcPr>
            <w:tcW w:w="3061" w:type="dxa"/>
          </w:tcPr>
          <w:p w14:paraId="1FE15194" w14:textId="77777777" w:rsidR="00403DD0" w:rsidRDefault="00403DD0" w:rsidP="005B66B7">
            <w:pPr>
              <w:spacing w:before="0"/>
              <w:ind w:firstLine="0"/>
            </w:pPr>
            <w:r>
              <w:t>Biên độ của nhiễu</w:t>
            </w:r>
          </w:p>
        </w:tc>
      </w:tr>
      <w:tr w:rsidR="00403DD0" w14:paraId="371E3E55" w14:textId="77777777" w:rsidTr="005E70FB">
        <w:tc>
          <w:tcPr>
            <w:tcW w:w="1112" w:type="dxa"/>
            <w:vAlign w:val="center"/>
          </w:tcPr>
          <w:p w14:paraId="7433AE50" w14:textId="77777777" w:rsidR="00403DD0" w:rsidRDefault="00403DD0" w:rsidP="005B66B7">
            <w:pPr>
              <w:spacing w:before="0"/>
              <w:ind w:firstLine="0"/>
            </w:pPr>
            <w:r>
              <w:t>NS</w:t>
            </w:r>
          </w:p>
        </w:tc>
        <w:tc>
          <w:tcPr>
            <w:tcW w:w="5362" w:type="dxa"/>
            <w:vAlign w:val="center"/>
          </w:tcPr>
          <w:p w14:paraId="7DB32A45" w14:textId="77777777" w:rsidR="00403DD0" w:rsidRDefault="00403DD0" w:rsidP="005B66B7">
            <w:pPr>
              <w:spacing w:before="0"/>
              <w:ind w:firstLine="0"/>
            </w:pPr>
            <w:r w:rsidRPr="00D72E77">
              <w:rPr>
                <w:position w:val="-6"/>
              </w:rPr>
              <w:object w:dxaOrig="760" w:dyaOrig="279" w14:anchorId="5FCFD538">
                <v:shape id="_x0000_i1055" type="#_x0000_t75" style="width:38pt;height:14pt" o:ole="">
                  <v:imagedata r:id="rId59" o:title=""/>
                </v:shape>
                <o:OLEObject Type="Embed" ProgID="Equation.DSMT4" ShapeID="_x0000_i1055" DrawAspect="Content" ObjectID="_1706362559" r:id="rId69"/>
              </w:object>
            </w:r>
          </w:p>
        </w:tc>
        <w:tc>
          <w:tcPr>
            <w:tcW w:w="3061" w:type="dxa"/>
          </w:tcPr>
          <w:p w14:paraId="5D6998F8" w14:textId="77777777" w:rsidR="00403DD0" w:rsidRDefault="00403DD0" w:rsidP="005B66B7">
            <w:pPr>
              <w:spacing w:before="0"/>
              <w:ind w:firstLine="0"/>
            </w:pPr>
            <w:r>
              <w:t>Biên độ tín hiệu cộng nhiễu</w:t>
            </w:r>
          </w:p>
        </w:tc>
      </w:tr>
    </w:tbl>
    <w:p w14:paraId="613354C8" w14:textId="77777777" w:rsidR="005E3852" w:rsidRDefault="005E3852" w:rsidP="005E3852">
      <w:pPr>
        <w:keepNext/>
        <w:jc w:val="center"/>
      </w:pPr>
      <w:r>
        <w:rPr>
          <w:noProof/>
        </w:rPr>
        <w:lastRenderedPageBreak/>
        <w:drawing>
          <wp:inline distT="0" distB="0" distL="0" distR="0" wp14:anchorId="225B8B10" wp14:editId="15865A3E">
            <wp:extent cx="4974336" cy="3758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4336" cy="3758184"/>
                    </a:xfrm>
                    <a:prstGeom prst="rect">
                      <a:avLst/>
                    </a:prstGeom>
                  </pic:spPr>
                </pic:pic>
              </a:graphicData>
            </a:graphic>
          </wp:inline>
        </w:drawing>
      </w:r>
    </w:p>
    <w:p w14:paraId="550A56CA" w14:textId="0E6BC7F0" w:rsidR="00501373" w:rsidRDefault="005E3852" w:rsidP="005E3852">
      <w:pPr>
        <w:pStyle w:val="Caption"/>
      </w:pPr>
      <w:bookmarkStart w:id="24" w:name="_Toc94471143"/>
      <w:r>
        <w:t xml:space="preserve">Hình </w:t>
      </w:r>
      <w:fldSimple w:instr=" STYLEREF 1 \s ">
        <w:r w:rsidR="005235FE">
          <w:rPr>
            <w:noProof/>
          </w:rPr>
          <w:t>2</w:t>
        </w:r>
      </w:fldSimple>
      <w:r w:rsidR="0041310F">
        <w:t>.</w:t>
      </w:r>
      <w:fldSimple w:instr=" SEQ Hình \* ARABIC \s 1 ">
        <w:r w:rsidR="005235FE">
          <w:rPr>
            <w:noProof/>
          </w:rPr>
          <w:t>4</w:t>
        </w:r>
      </w:fldSimple>
      <w:r>
        <w:t>. Điều chế 16-QAM trên kênh nhiễu trắng</w:t>
      </w:r>
      <w:r w:rsidR="00206556">
        <w:t xml:space="preserve"> với SNR = 10dB</w:t>
      </w:r>
      <w:bookmarkEnd w:id="24"/>
    </w:p>
    <w:p w14:paraId="0BFF9AC5" w14:textId="77777777" w:rsidR="0041310F" w:rsidRDefault="007568DA" w:rsidP="0041310F">
      <w:pPr>
        <w:keepNext/>
        <w:jc w:val="center"/>
      </w:pPr>
      <w:r>
        <w:rPr>
          <w:noProof/>
        </w:rPr>
        <w:drawing>
          <wp:inline distT="0" distB="0" distL="0" distR="0" wp14:anchorId="118398C4" wp14:editId="4AA776D3">
            <wp:extent cx="4965192" cy="3712464"/>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5192" cy="3712464"/>
                    </a:xfrm>
                    <a:prstGeom prst="rect">
                      <a:avLst/>
                    </a:prstGeom>
                  </pic:spPr>
                </pic:pic>
              </a:graphicData>
            </a:graphic>
          </wp:inline>
        </w:drawing>
      </w:r>
    </w:p>
    <w:p w14:paraId="60D57CC2" w14:textId="0BF65F65" w:rsidR="00D11FB2" w:rsidRPr="00D11FB2" w:rsidRDefault="0041310F" w:rsidP="0041310F">
      <w:pPr>
        <w:pStyle w:val="Caption"/>
      </w:pPr>
      <w:bookmarkStart w:id="25" w:name="_Toc94471144"/>
      <w:r>
        <w:t xml:space="preserve">Hình </w:t>
      </w:r>
      <w:fldSimple w:instr=" STYLEREF 1 \s ">
        <w:r w:rsidR="005235FE">
          <w:rPr>
            <w:noProof/>
          </w:rPr>
          <w:t>2</w:t>
        </w:r>
      </w:fldSimple>
      <w:r>
        <w:t>.</w:t>
      </w:r>
      <w:fldSimple w:instr=" SEQ Hình \* ARABIC \s 1 ">
        <w:r w:rsidR="005235FE">
          <w:rPr>
            <w:noProof/>
          </w:rPr>
          <w:t>5</w:t>
        </w:r>
      </w:fldSimple>
      <w:r>
        <w:t>. Điều chế 16-QAM trên kênh nhiễu trắng với SNR = 20dB</w:t>
      </w:r>
      <w:bookmarkEnd w:id="25"/>
    </w:p>
    <w:p w14:paraId="5A3210BE" w14:textId="77777777" w:rsidR="004805FA" w:rsidRPr="004805FA" w:rsidRDefault="004805FA" w:rsidP="004805FA"/>
    <w:p w14:paraId="73762889" w14:textId="4DB91C45" w:rsidR="00501373" w:rsidRDefault="00501373" w:rsidP="00501373">
      <w:pPr>
        <w:pStyle w:val="Heading3"/>
      </w:pPr>
      <w:bookmarkStart w:id="26" w:name="_Toc94471121"/>
      <w:r>
        <w:lastRenderedPageBreak/>
        <w:t>Đánh giá</w:t>
      </w:r>
      <w:bookmarkEnd w:id="26"/>
    </w:p>
    <w:p w14:paraId="78CF8BF6" w14:textId="77777777" w:rsidR="00D4690F" w:rsidRDefault="00FC070C" w:rsidP="00D4690F">
      <w:pPr>
        <w:keepNext/>
        <w:jc w:val="center"/>
      </w:pPr>
      <w:r>
        <w:rPr>
          <w:noProof/>
        </w:rPr>
        <w:drawing>
          <wp:inline distT="0" distB="0" distL="0" distR="0" wp14:anchorId="05DEE066" wp14:editId="59A3F144">
            <wp:extent cx="5760720" cy="434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43400"/>
                    </a:xfrm>
                    <a:prstGeom prst="rect">
                      <a:avLst/>
                    </a:prstGeom>
                  </pic:spPr>
                </pic:pic>
              </a:graphicData>
            </a:graphic>
          </wp:inline>
        </w:drawing>
      </w:r>
    </w:p>
    <w:p w14:paraId="36240895" w14:textId="225D791A" w:rsidR="00436DE8" w:rsidRDefault="00D4690F" w:rsidP="00436DE8">
      <w:pPr>
        <w:pStyle w:val="Caption"/>
      </w:pPr>
      <w:bookmarkStart w:id="27" w:name="_Toc94471145"/>
      <w:r>
        <w:t xml:space="preserve">Hình </w:t>
      </w:r>
      <w:fldSimple w:instr=" STYLEREF 1 \s ">
        <w:r w:rsidR="005235FE">
          <w:rPr>
            <w:noProof/>
          </w:rPr>
          <w:t>2</w:t>
        </w:r>
      </w:fldSimple>
      <w:r w:rsidR="0041310F">
        <w:t>.</w:t>
      </w:r>
      <w:fldSimple w:instr=" SEQ Hình \* ARABIC \s 1 ">
        <w:r w:rsidR="005235FE">
          <w:rPr>
            <w:noProof/>
          </w:rPr>
          <w:t>6</w:t>
        </w:r>
      </w:fldSimple>
      <w:r>
        <w:t xml:space="preserve">. BER của điều chế 16-QAM </w:t>
      </w:r>
      <w:r w:rsidR="00F817D1">
        <w:t xml:space="preserve">trên kênh nhiễu trắng </w:t>
      </w:r>
      <w:r>
        <w:t>so với lý thuyết</w:t>
      </w:r>
      <w:bookmarkEnd w:id="27"/>
    </w:p>
    <w:p w14:paraId="5E311F3E" w14:textId="135F69DF" w:rsidR="00883756" w:rsidRPr="00883756" w:rsidRDefault="00883756" w:rsidP="00883756">
      <w:r>
        <w:t>Xác suất lỗi bit BER của điều chế 16-QAM trên kênh nhiễu trắng giống với tính toán theo lý thuyết</w:t>
      </w:r>
      <w:r w:rsidR="00CD3A95">
        <w:t>.</w:t>
      </w:r>
    </w:p>
    <w:p w14:paraId="58056EA5" w14:textId="65F328D4" w:rsidR="00436DE8" w:rsidRDefault="00436DE8" w:rsidP="00436DE8">
      <w:pPr>
        <w:pStyle w:val="Heading2"/>
      </w:pPr>
      <w:bookmarkStart w:id="28" w:name="_Toc94471122"/>
      <w:r>
        <w:lastRenderedPageBreak/>
        <w:t xml:space="preserve">Mô phỏng điều chế </w:t>
      </w:r>
      <w:r w:rsidR="008016CA">
        <w:t xml:space="preserve">QPSK </w:t>
      </w:r>
      <w:r w:rsidR="00367616">
        <w:t>trong mô hình kênh Rician</w:t>
      </w:r>
      <w:r w:rsidR="009A0497">
        <w:t xml:space="preserve"> và trong mô hình kênh Rayleigh</w:t>
      </w:r>
      <w:bookmarkEnd w:id="28"/>
    </w:p>
    <w:p w14:paraId="19FC3E77" w14:textId="77777777" w:rsidR="00367616" w:rsidRDefault="00367616" w:rsidP="00367616">
      <w:pPr>
        <w:pStyle w:val="Heading3"/>
      </w:pPr>
      <w:bookmarkStart w:id="29" w:name="_Toc94471123"/>
      <w:r>
        <w:t>Mô phỏng</w:t>
      </w:r>
      <w:bookmarkEnd w:id="29"/>
    </w:p>
    <w:p w14:paraId="61637CFB" w14:textId="77777777" w:rsidR="008E1310" w:rsidRDefault="00367616" w:rsidP="008E1310">
      <w:pPr>
        <w:keepNext/>
        <w:jc w:val="center"/>
      </w:pPr>
      <w:r>
        <w:rPr>
          <w:noProof/>
        </w:rPr>
        <w:drawing>
          <wp:inline distT="0" distB="0" distL="0" distR="0" wp14:anchorId="3B76955E" wp14:editId="55A4E5D2">
            <wp:extent cx="4636008" cy="35112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6008" cy="3511296"/>
                    </a:xfrm>
                    <a:prstGeom prst="rect">
                      <a:avLst/>
                    </a:prstGeom>
                  </pic:spPr>
                </pic:pic>
              </a:graphicData>
            </a:graphic>
          </wp:inline>
        </w:drawing>
      </w:r>
    </w:p>
    <w:p w14:paraId="5EE2E064" w14:textId="17434CDD" w:rsidR="00367616" w:rsidRDefault="008E1310" w:rsidP="008E1310">
      <w:pPr>
        <w:pStyle w:val="Caption"/>
      </w:pPr>
      <w:bookmarkStart w:id="30" w:name="_Toc94471146"/>
      <w:r>
        <w:t xml:space="preserve">Hình </w:t>
      </w:r>
      <w:fldSimple w:instr=" STYLEREF 1 \s ">
        <w:r w:rsidR="005235FE">
          <w:rPr>
            <w:noProof/>
          </w:rPr>
          <w:t>2</w:t>
        </w:r>
      </w:fldSimple>
      <w:r w:rsidR="0041310F">
        <w:t>.</w:t>
      </w:r>
      <w:fldSimple w:instr=" SEQ Hình \* ARABIC \s 1 ">
        <w:r w:rsidR="005235FE">
          <w:rPr>
            <w:noProof/>
          </w:rPr>
          <w:t>7</w:t>
        </w:r>
      </w:fldSimple>
      <w:r>
        <w:t>. Điều chế QPSK trong mô hình kênh Rician</w:t>
      </w:r>
      <w:bookmarkEnd w:id="30"/>
    </w:p>
    <w:p w14:paraId="18377FF9" w14:textId="77777777" w:rsidR="004A31BD" w:rsidRDefault="00843B7D" w:rsidP="004A31BD">
      <w:pPr>
        <w:keepNext/>
        <w:jc w:val="center"/>
      </w:pPr>
      <w:r>
        <w:rPr>
          <w:noProof/>
        </w:rPr>
        <w:drawing>
          <wp:inline distT="0" distB="0" distL="0" distR="0" wp14:anchorId="1FE82D93" wp14:editId="32118288">
            <wp:extent cx="4636008" cy="3493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6008" cy="3493008"/>
                    </a:xfrm>
                    <a:prstGeom prst="rect">
                      <a:avLst/>
                    </a:prstGeom>
                  </pic:spPr>
                </pic:pic>
              </a:graphicData>
            </a:graphic>
          </wp:inline>
        </w:drawing>
      </w:r>
    </w:p>
    <w:p w14:paraId="3DD59007" w14:textId="446DF992" w:rsidR="00370A11" w:rsidRPr="00370A11" w:rsidRDefault="004A31BD" w:rsidP="004A31BD">
      <w:pPr>
        <w:pStyle w:val="Caption"/>
      </w:pPr>
      <w:bookmarkStart w:id="31" w:name="_Toc94471147"/>
      <w:r>
        <w:t xml:space="preserve">Hình </w:t>
      </w:r>
      <w:fldSimple w:instr=" STYLEREF 1 \s ">
        <w:r w:rsidR="005235FE">
          <w:rPr>
            <w:noProof/>
          </w:rPr>
          <w:t>2</w:t>
        </w:r>
      </w:fldSimple>
      <w:r w:rsidR="0041310F">
        <w:t>.</w:t>
      </w:r>
      <w:fldSimple w:instr=" SEQ Hình \* ARABIC \s 1 ">
        <w:r w:rsidR="005235FE">
          <w:rPr>
            <w:noProof/>
          </w:rPr>
          <w:t>8</w:t>
        </w:r>
      </w:fldSimple>
      <w:r>
        <w:t>. Điều chế QPSK trong mô hình kênh Rayleigh</w:t>
      </w:r>
      <w:bookmarkEnd w:id="31"/>
    </w:p>
    <w:p w14:paraId="7E061932" w14:textId="77777777" w:rsidR="008E1310" w:rsidRDefault="009A0497" w:rsidP="009A0497">
      <w:pPr>
        <w:pStyle w:val="Heading3"/>
      </w:pPr>
      <w:bookmarkStart w:id="32" w:name="_Toc94471124"/>
      <w:r>
        <w:lastRenderedPageBreak/>
        <w:t>Đánh giá</w:t>
      </w:r>
      <w:bookmarkEnd w:id="32"/>
    </w:p>
    <w:p w14:paraId="394381A3" w14:textId="77777777" w:rsidR="001B5B5B" w:rsidRDefault="001B5B5B" w:rsidP="001B5B5B">
      <w:pPr>
        <w:keepNext/>
        <w:jc w:val="center"/>
      </w:pPr>
      <w:r>
        <w:rPr>
          <w:noProof/>
        </w:rPr>
        <w:drawing>
          <wp:inline distT="0" distB="0" distL="0" distR="0" wp14:anchorId="0A23E047" wp14:editId="5C919F95">
            <wp:extent cx="5760720" cy="4352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4352544"/>
                    </a:xfrm>
                    <a:prstGeom prst="rect">
                      <a:avLst/>
                    </a:prstGeom>
                  </pic:spPr>
                </pic:pic>
              </a:graphicData>
            </a:graphic>
          </wp:inline>
        </w:drawing>
      </w:r>
    </w:p>
    <w:p w14:paraId="5C3E8B69" w14:textId="1269E971" w:rsidR="00C0525F" w:rsidRPr="00C0525F" w:rsidRDefault="001B5B5B" w:rsidP="00C0525F">
      <w:pPr>
        <w:pStyle w:val="Caption"/>
      </w:pPr>
      <w:bookmarkStart w:id="33" w:name="_Toc94471148"/>
      <w:r>
        <w:t xml:space="preserve">Hình </w:t>
      </w:r>
      <w:fldSimple w:instr=" STYLEREF 1 \s ">
        <w:r w:rsidR="005235FE">
          <w:rPr>
            <w:noProof/>
          </w:rPr>
          <w:t>2</w:t>
        </w:r>
      </w:fldSimple>
      <w:r w:rsidR="0041310F">
        <w:t>.</w:t>
      </w:r>
      <w:fldSimple w:instr=" SEQ Hình \* ARABIC \s 1 ">
        <w:r w:rsidR="005235FE">
          <w:rPr>
            <w:noProof/>
          </w:rPr>
          <w:t>9</w:t>
        </w:r>
      </w:fldSimple>
      <w:r>
        <w:t>. BER của điều chế QPSK trên các kênh</w:t>
      </w:r>
      <w:bookmarkEnd w:id="33"/>
    </w:p>
    <w:p w14:paraId="17627D1B" w14:textId="4A23780E" w:rsidR="006D0641" w:rsidRPr="006D0641" w:rsidRDefault="00B8040B" w:rsidP="006D0641">
      <w:r>
        <w:t>Nhận xét</w:t>
      </w:r>
      <w:r w:rsidR="001940B2">
        <w:t xml:space="preserve"> x</w:t>
      </w:r>
      <w:r w:rsidR="001940B2" w:rsidRPr="001940B2">
        <w:t>ác suất lỗi bit BER điều chế QPSK:​</w:t>
      </w:r>
    </w:p>
    <w:p w14:paraId="12CAF0FE" w14:textId="794F3A5E" w:rsidR="00EC424D" w:rsidRPr="00EC424D" w:rsidRDefault="00EF54BC" w:rsidP="00EC424D">
      <w:pPr>
        <w:pStyle w:val="ListParagraph"/>
        <w:numPr>
          <w:ilvl w:val="0"/>
          <w:numId w:val="36"/>
        </w:numPr>
      </w:pPr>
      <w:r w:rsidRPr="00EF54BC">
        <w:t>Xác suất lỗi bit BER của điều chế QPSK trong mô hình kênh nhiễu trắng thấp nhất.​</w:t>
      </w:r>
    </w:p>
    <w:p w14:paraId="7C447620" w14:textId="56B526AE" w:rsidR="00EF54BC" w:rsidRDefault="00EF54BC" w:rsidP="001940B2">
      <w:pPr>
        <w:pStyle w:val="ListParagraph"/>
        <w:numPr>
          <w:ilvl w:val="0"/>
          <w:numId w:val="36"/>
        </w:numPr>
      </w:pPr>
      <w:r w:rsidRPr="00EF54BC">
        <w:t>Xác suất lỗi bit BER của điều chế QPSK  trong mô hình kênh Rician thấp hơn kênh Rayleigh do có đường LOS.​</w:t>
      </w:r>
    </w:p>
    <w:p w14:paraId="6E0DCC56" w14:textId="46ED59C0" w:rsidR="00EF54BC" w:rsidRPr="00B8040B" w:rsidRDefault="00EF54BC" w:rsidP="001940B2">
      <w:pPr>
        <w:pStyle w:val="ListParagraph"/>
        <w:numPr>
          <w:ilvl w:val="0"/>
          <w:numId w:val="36"/>
        </w:numPr>
      </w:pPr>
      <w:r w:rsidRPr="00EF54BC">
        <w:t>SNR càng tăng thì BER càng giảm.</w:t>
      </w:r>
    </w:p>
    <w:p w14:paraId="674E3F1F" w14:textId="77777777" w:rsidR="00154543" w:rsidRDefault="00154543" w:rsidP="0044641E">
      <w:pPr>
        <w:pStyle w:val="Heading2"/>
      </w:pPr>
      <w:bookmarkStart w:id="34" w:name="_Toc94471125"/>
      <w:r>
        <w:lastRenderedPageBreak/>
        <w:t xml:space="preserve">Mô phỏng điều chế </w:t>
      </w:r>
      <w:r w:rsidR="00AC7895">
        <w:t>16-QAM</w:t>
      </w:r>
      <w:r>
        <w:t xml:space="preserve"> trong mô hình kênh Rician và trong mô hình kênh Rayleigh</w:t>
      </w:r>
      <w:bookmarkEnd w:id="34"/>
    </w:p>
    <w:p w14:paraId="58AA2B81" w14:textId="77777777" w:rsidR="0044641E" w:rsidRDefault="0044641E" w:rsidP="0044641E">
      <w:pPr>
        <w:pStyle w:val="Heading3"/>
      </w:pPr>
      <w:bookmarkStart w:id="35" w:name="_Toc94471126"/>
      <w:r>
        <w:t>Mô phỏng</w:t>
      </w:r>
      <w:bookmarkEnd w:id="35"/>
    </w:p>
    <w:p w14:paraId="0CF791AB" w14:textId="77777777" w:rsidR="007972E2" w:rsidRDefault="00162D95" w:rsidP="007972E2">
      <w:pPr>
        <w:keepNext/>
        <w:jc w:val="center"/>
      </w:pPr>
      <w:r>
        <w:rPr>
          <w:noProof/>
        </w:rPr>
        <w:drawing>
          <wp:inline distT="0" distB="0" distL="0" distR="0" wp14:anchorId="1B6142B6" wp14:editId="5D92A53B">
            <wp:extent cx="4636008" cy="34930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36008" cy="3493008"/>
                    </a:xfrm>
                    <a:prstGeom prst="rect">
                      <a:avLst/>
                    </a:prstGeom>
                  </pic:spPr>
                </pic:pic>
              </a:graphicData>
            </a:graphic>
          </wp:inline>
        </w:drawing>
      </w:r>
    </w:p>
    <w:p w14:paraId="1570F13E" w14:textId="476E5426" w:rsidR="0044641E" w:rsidRDefault="007972E2" w:rsidP="007972E2">
      <w:pPr>
        <w:pStyle w:val="Caption"/>
      </w:pPr>
      <w:bookmarkStart w:id="36" w:name="_Toc94471149"/>
      <w:r>
        <w:t xml:space="preserve">Hình </w:t>
      </w:r>
      <w:fldSimple w:instr=" STYLEREF 1 \s ">
        <w:r w:rsidR="005235FE">
          <w:rPr>
            <w:noProof/>
          </w:rPr>
          <w:t>2</w:t>
        </w:r>
      </w:fldSimple>
      <w:r w:rsidR="0041310F">
        <w:t>.</w:t>
      </w:r>
      <w:fldSimple w:instr=" SEQ Hình \* ARABIC \s 1 ">
        <w:r w:rsidR="005235FE">
          <w:rPr>
            <w:noProof/>
          </w:rPr>
          <w:t>10</w:t>
        </w:r>
      </w:fldSimple>
      <w:r>
        <w:t>. Điều chế 16-QAM trong mô hình kênh Rician</w:t>
      </w:r>
      <w:bookmarkEnd w:id="36"/>
    </w:p>
    <w:p w14:paraId="37A9700E" w14:textId="77777777" w:rsidR="004C6C1B" w:rsidRDefault="007972E2" w:rsidP="004C6C1B">
      <w:pPr>
        <w:keepNext/>
        <w:jc w:val="center"/>
      </w:pPr>
      <w:r>
        <w:rPr>
          <w:noProof/>
        </w:rPr>
        <w:drawing>
          <wp:inline distT="0" distB="0" distL="0" distR="0" wp14:anchorId="6595F844" wp14:editId="3E479E53">
            <wp:extent cx="4636008" cy="35112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6008" cy="3511296"/>
                    </a:xfrm>
                    <a:prstGeom prst="rect">
                      <a:avLst/>
                    </a:prstGeom>
                  </pic:spPr>
                </pic:pic>
              </a:graphicData>
            </a:graphic>
          </wp:inline>
        </w:drawing>
      </w:r>
    </w:p>
    <w:p w14:paraId="5CCB6A4C" w14:textId="09A9AB72" w:rsidR="007972E2" w:rsidRDefault="004C6C1B" w:rsidP="004C6C1B">
      <w:pPr>
        <w:pStyle w:val="Caption"/>
      </w:pPr>
      <w:bookmarkStart w:id="37" w:name="_Toc94471150"/>
      <w:r>
        <w:t xml:space="preserve">Hình </w:t>
      </w:r>
      <w:fldSimple w:instr=" STYLEREF 1 \s ">
        <w:r w:rsidR="005235FE">
          <w:rPr>
            <w:noProof/>
          </w:rPr>
          <w:t>2</w:t>
        </w:r>
      </w:fldSimple>
      <w:r w:rsidR="0041310F">
        <w:t>.</w:t>
      </w:r>
      <w:fldSimple w:instr=" SEQ Hình \* ARABIC \s 1 ">
        <w:r w:rsidR="005235FE">
          <w:rPr>
            <w:noProof/>
          </w:rPr>
          <w:t>11</w:t>
        </w:r>
      </w:fldSimple>
      <w:r>
        <w:t>. Điều chế 16-QAM trong mô hình kênh Rayleigh</w:t>
      </w:r>
      <w:bookmarkEnd w:id="37"/>
    </w:p>
    <w:p w14:paraId="646A42C8" w14:textId="209DCD4D" w:rsidR="0044641E" w:rsidRDefault="0044641E" w:rsidP="0044641E">
      <w:pPr>
        <w:pStyle w:val="Heading3"/>
      </w:pPr>
      <w:bookmarkStart w:id="38" w:name="_Toc94471127"/>
      <w:r>
        <w:lastRenderedPageBreak/>
        <w:t>Đánh giá</w:t>
      </w:r>
      <w:bookmarkEnd w:id="38"/>
    </w:p>
    <w:p w14:paraId="067C9DD1" w14:textId="77777777" w:rsidR="00966192" w:rsidRDefault="00B7382B" w:rsidP="00966192">
      <w:pPr>
        <w:keepNext/>
        <w:jc w:val="center"/>
      </w:pPr>
      <w:r>
        <w:rPr>
          <w:noProof/>
        </w:rPr>
        <w:drawing>
          <wp:inline distT="0" distB="0" distL="0" distR="0" wp14:anchorId="62E2B209" wp14:editId="3AE3DE9F">
            <wp:extent cx="5758815" cy="43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8815" cy="4329430"/>
                    </a:xfrm>
                    <a:prstGeom prst="rect">
                      <a:avLst/>
                    </a:prstGeom>
                  </pic:spPr>
                </pic:pic>
              </a:graphicData>
            </a:graphic>
          </wp:inline>
        </w:drawing>
      </w:r>
    </w:p>
    <w:p w14:paraId="60D9CDC0" w14:textId="677A1CFD" w:rsidR="00F9594A" w:rsidRPr="00F9594A" w:rsidRDefault="00966192" w:rsidP="00F9594A">
      <w:pPr>
        <w:pStyle w:val="Caption"/>
      </w:pPr>
      <w:bookmarkStart w:id="39" w:name="_Toc94471151"/>
      <w:r>
        <w:t xml:space="preserve">Hình </w:t>
      </w:r>
      <w:fldSimple w:instr=" STYLEREF 1 \s ">
        <w:r w:rsidR="005235FE">
          <w:rPr>
            <w:noProof/>
          </w:rPr>
          <w:t>2</w:t>
        </w:r>
      </w:fldSimple>
      <w:r w:rsidR="0041310F">
        <w:t>.</w:t>
      </w:r>
      <w:fldSimple w:instr=" SEQ Hình \* ARABIC \s 1 ">
        <w:r w:rsidR="005235FE">
          <w:rPr>
            <w:noProof/>
          </w:rPr>
          <w:t>12</w:t>
        </w:r>
      </w:fldSimple>
      <w:r>
        <w:t>. BER của điều chế 16-QAM trên các kênh</w:t>
      </w:r>
      <w:bookmarkEnd w:id="39"/>
    </w:p>
    <w:p w14:paraId="0CA224A9" w14:textId="4B4816BC" w:rsidR="008C2EBD" w:rsidRDefault="008C2EBD" w:rsidP="008C2EBD">
      <w:r>
        <w:t>Nhận xét x</w:t>
      </w:r>
      <w:r w:rsidRPr="008C2EBD">
        <w:t>ác suất lỗi bit BER điều chế 16-QAM:​</w:t>
      </w:r>
    </w:p>
    <w:p w14:paraId="4B5BBF6A" w14:textId="719867A6" w:rsidR="007C3242" w:rsidRPr="007C3242" w:rsidRDefault="00FF163C" w:rsidP="007C3242">
      <w:pPr>
        <w:pStyle w:val="ListParagraph"/>
        <w:numPr>
          <w:ilvl w:val="0"/>
          <w:numId w:val="37"/>
        </w:numPr>
      </w:pPr>
      <w:r w:rsidRPr="00FF163C">
        <w:t xml:space="preserve">Xác suất lỗi bit BER của điều chế </w:t>
      </w:r>
      <w:r w:rsidR="0056615F">
        <w:t>16-QAM</w:t>
      </w:r>
      <w:r w:rsidRPr="00FF163C">
        <w:t xml:space="preserve"> trong mô hình kênh nhiễu trắng thấp nhất.​</w:t>
      </w:r>
    </w:p>
    <w:p w14:paraId="404674D6" w14:textId="7E9FAC2B" w:rsidR="00041783" w:rsidRPr="00041783" w:rsidRDefault="0086590A" w:rsidP="00041783">
      <w:pPr>
        <w:pStyle w:val="ListParagraph"/>
        <w:numPr>
          <w:ilvl w:val="0"/>
          <w:numId w:val="37"/>
        </w:numPr>
      </w:pPr>
      <w:r w:rsidRPr="0086590A">
        <w:t xml:space="preserve">Xác suất lỗi bit BER của điều chế </w:t>
      </w:r>
      <w:r>
        <w:t>16-QAM</w:t>
      </w:r>
      <w:r w:rsidRPr="0086590A">
        <w:t xml:space="preserve">  trong mô hình kênh Rician thấp hơn kênh Rayleigh do có đường LOS.​</w:t>
      </w:r>
    </w:p>
    <w:p w14:paraId="774AF327" w14:textId="75788494" w:rsidR="0086590A" w:rsidRPr="008C2EBD" w:rsidRDefault="0086590A" w:rsidP="008C2EBD">
      <w:pPr>
        <w:pStyle w:val="ListParagraph"/>
        <w:numPr>
          <w:ilvl w:val="0"/>
          <w:numId w:val="37"/>
        </w:numPr>
      </w:pPr>
      <w:r w:rsidRPr="0086590A">
        <w:t>SNR càng tăng thì BER càng giảm.​</w:t>
      </w:r>
    </w:p>
    <w:p w14:paraId="2AE9415A" w14:textId="77777777" w:rsidR="00A175D5" w:rsidRDefault="00A175D5">
      <w:pPr>
        <w:rPr>
          <w:rFonts w:eastAsiaTheme="majorEastAsia" w:cstheme="majorBidi"/>
          <w:b/>
          <w:bCs/>
          <w:sz w:val="32"/>
          <w:szCs w:val="28"/>
          <w:highlight w:val="lightGray"/>
        </w:rPr>
      </w:pPr>
      <w:r>
        <w:rPr>
          <w:highlight w:val="lightGray"/>
        </w:rPr>
        <w:br w:type="page"/>
      </w:r>
    </w:p>
    <w:p w14:paraId="65BBF498" w14:textId="77777777" w:rsidR="006A757B" w:rsidRDefault="006A757B" w:rsidP="00A175D5">
      <w:pPr>
        <w:pStyle w:val="Heading1"/>
      </w:pPr>
      <w:bookmarkStart w:id="40" w:name="_Toc94471128"/>
      <w:r>
        <w:lastRenderedPageBreak/>
        <w:t>CÁC MÔ HÌNH SUY HAO KÊNH CỦA MẠNG 4G LTE</w:t>
      </w:r>
      <w:bookmarkEnd w:id="40"/>
    </w:p>
    <w:p w14:paraId="71D0B448" w14:textId="77777777" w:rsidR="00373753" w:rsidRDefault="00373753" w:rsidP="00373753"/>
    <w:p w14:paraId="65BA6871" w14:textId="77777777" w:rsidR="00451C35" w:rsidRDefault="0078105A" w:rsidP="00451C35">
      <w:r>
        <w:t>Long Term Evolut</w:t>
      </w:r>
      <w:r w:rsidR="00483577">
        <w:t>ion (L</w:t>
      </w:r>
      <w:r w:rsidR="00451C35">
        <w:t xml:space="preserve">TE) là </w:t>
      </w:r>
      <w:r w:rsidR="00832F99">
        <w:t xml:space="preserve">bước mới nhất trong việc chuyển từ dịch vụ </w:t>
      </w:r>
      <w:r w:rsidR="00F640F7">
        <w:t xml:space="preserve">di động thế hệ </w:t>
      </w:r>
      <w:r w:rsidR="00832F99">
        <w:t xml:space="preserve">3G sang </w:t>
      </w:r>
      <w:r w:rsidR="00F640F7">
        <w:t xml:space="preserve">4G. </w:t>
      </w:r>
      <w:r w:rsidR="00A85685">
        <w:t xml:space="preserve">LTE thường </w:t>
      </w:r>
      <w:r w:rsidR="00165F4C">
        <w:t xml:space="preserve">mô tả dịch vụ 4G nhưng nó không hoàn toàn tương thích với </w:t>
      </w:r>
      <w:r w:rsidR="00511623">
        <w:t>phiên bản 4G tiêu chuẩn</w:t>
      </w:r>
      <w:r w:rsidR="00F875B8">
        <w:t xml:space="preserve">. </w:t>
      </w:r>
      <w:r w:rsidR="005B366D">
        <w:t xml:space="preserve">Việc lựa chọn một mô hình </w:t>
      </w:r>
      <w:r w:rsidR="00674014">
        <w:t xml:space="preserve">radio </w:t>
      </w:r>
      <w:r w:rsidR="00674014" w:rsidRPr="00674014">
        <w:t>propagation</w:t>
      </w:r>
      <w:r w:rsidR="00674014">
        <w:t xml:space="preserve"> phù hợp cho LTE </w:t>
      </w:r>
      <w:r w:rsidR="00895083">
        <w:t>rất quan trọng. Những mô hình này sẽ mô tả hoạt động của tín hiệu khi được truyền từ máy phát về phía máy thu</w:t>
      </w:r>
      <w:r w:rsidR="0021153B">
        <w:t xml:space="preserve">, nó sẽ đưa ra một mối quan hệ giữa khoảng cách của máy phát và máy thu </w:t>
      </w:r>
      <w:r w:rsidR="0031078D">
        <w:t>với suy hao đường truyền</w:t>
      </w:r>
      <w:r w:rsidR="00631852">
        <w:t xml:space="preserve"> từ đó có thể biết được </w:t>
      </w:r>
      <w:r w:rsidR="00F02195">
        <w:t xml:space="preserve">độ suy hao cho phép và phạm vi truyền được tối đa. Dưới đây là một số mô hình </w:t>
      </w:r>
      <w:r w:rsidR="00FB58C1">
        <w:t xml:space="preserve">radio </w:t>
      </w:r>
      <w:r w:rsidR="00FB58C1" w:rsidRPr="00674014">
        <w:t>propagation</w:t>
      </w:r>
      <w:r w:rsidR="00FB58C1">
        <w:t xml:space="preserve"> được sử dụng cho LTE.</w:t>
      </w:r>
    </w:p>
    <w:p w14:paraId="5D249018" w14:textId="77777777" w:rsidR="00C067A6" w:rsidRDefault="00E142FD" w:rsidP="00E142FD">
      <w:pPr>
        <w:pStyle w:val="Heading2"/>
      </w:pPr>
      <w:bookmarkStart w:id="41" w:name="_Toc94471129"/>
      <w:r>
        <w:t xml:space="preserve">Mô hình </w:t>
      </w:r>
      <w:r w:rsidR="005F5171">
        <w:t>SUI</w:t>
      </w:r>
      <w:bookmarkEnd w:id="41"/>
    </w:p>
    <w:p w14:paraId="219F48A5" w14:textId="04CD7E3B" w:rsidR="006E37FB" w:rsidRDefault="006E37FB" w:rsidP="006E37FB">
      <w:r w:rsidRPr="006E37FB">
        <w:t>Stanford University Interim (SUI)</w:t>
      </w:r>
      <w:r>
        <w:t xml:space="preserve"> là mô hình</w:t>
      </w:r>
      <w:r w:rsidR="00402034">
        <w:t xml:space="preserve"> được phát triển cho IEEE 802</w:t>
      </w:r>
      <w:r w:rsidR="00CA7AFC">
        <w:t xml:space="preserve"> bởi đại học Stanford</w:t>
      </w:r>
      <w:r w:rsidR="0054218F">
        <w:t>. Nó được sử dụng cho các tần số trên 1900 MHz.</w:t>
      </w:r>
      <w:r w:rsidR="00107A86">
        <w:t xml:space="preserve"> Trong mô hình này</w:t>
      </w:r>
      <w:r w:rsidR="00C606F2">
        <w:t>, ta sẽ xét 3 loại địa hình hoặc khu vực tạm gọi là khu A, khu B, khu C</w:t>
      </w:r>
      <w:r w:rsidR="00D326EA">
        <w:t xml:space="preserve">. Khu A là </w:t>
      </w:r>
      <w:r w:rsidR="00983AA7">
        <w:t>khu có độ suy hao cao nhất</w:t>
      </w:r>
      <w:r w:rsidR="005C7B9D">
        <w:t xml:space="preserve"> có thể là một khu dân cư đông đúc</w:t>
      </w:r>
      <w:r w:rsidR="00197411">
        <w:t xml:space="preserve">. Khu B là khu có độ suy hao vừa phải </w:t>
      </w:r>
      <w:r w:rsidR="00437D7F">
        <w:t>như vùng ngoại ô. Khu C có độ suy hao thấp nhất</w:t>
      </w:r>
      <w:r w:rsidR="00B72A9A">
        <w:t xml:space="preserve"> có thể là vùng nông thôn hoặc nơi có địa hình bằng phẳng.</w:t>
      </w:r>
      <w:r w:rsidR="00B56D6E">
        <w:t xml:space="preserve"> Bảng dưới đây sẽ so sánh </w:t>
      </w:r>
      <w:r w:rsidR="003D4B21">
        <w:t>các địa hình với những yếu tố khác nhau áp dụng mô hình SUI</w:t>
      </w:r>
      <w:r w:rsidR="009639E3">
        <w:t>.</w:t>
      </w:r>
    </w:p>
    <w:p w14:paraId="50246B73" w14:textId="197116AD" w:rsidR="00040D12" w:rsidRDefault="00040D12" w:rsidP="00040D12">
      <w:pPr>
        <w:pStyle w:val="Caption"/>
        <w:keepNext/>
      </w:pPr>
      <w:bookmarkStart w:id="42" w:name="_Toc94471160"/>
      <w:r>
        <w:t xml:space="preserve">Bảng </w:t>
      </w:r>
      <w:r w:rsidR="00C571D3">
        <w:fldChar w:fldCharType="begin"/>
      </w:r>
      <w:r w:rsidR="00C571D3">
        <w:instrText xml:space="preserve"> STYLEREF 1 \s </w:instrText>
      </w:r>
      <w:r w:rsidR="00C571D3">
        <w:fldChar w:fldCharType="separate"/>
      </w:r>
      <w:r w:rsidR="005235FE">
        <w:rPr>
          <w:noProof/>
        </w:rPr>
        <w:t>3</w:t>
      </w:r>
      <w:r w:rsidR="00C571D3">
        <w:rPr>
          <w:noProof/>
        </w:rPr>
        <w:fldChar w:fldCharType="end"/>
      </w:r>
      <w:r>
        <w:t>.</w:t>
      </w:r>
      <w:r w:rsidR="00C571D3">
        <w:fldChar w:fldCharType="begin"/>
      </w:r>
      <w:r w:rsidR="00C571D3">
        <w:instrText xml:space="preserve"> SEQ B</w:instrText>
      </w:r>
      <w:r w:rsidR="00C571D3">
        <w:instrText>ả</w:instrText>
      </w:r>
      <w:r w:rsidR="00C571D3">
        <w:instrText xml:space="preserve">ng \* ARABIC \s 1 </w:instrText>
      </w:r>
      <w:r w:rsidR="00C571D3">
        <w:fldChar w:fldCharType="separate"/>
      </w:r>
      <w:r w:rsidR="005235FE">
        <w:rPr>
          <w:noProof/>
        </w:rPr>
        <w:t>1</w:t>
      </w:r>
      <w:r w:rsidR="00C571D3">
        <w:rPr>
          <w:noProof/>
        </w:rPr>
        <w:fldChar w:fldCharType="end"/>
      </w:r>
      <w:r>
        <w:t xml:space="preserve">. </w:t>
      </w:r>
      <w:r w:rsidR="00A610B2">
        <w:t>So sánh các địa hình</w:t>
      </w:r>
      <w:bookmarkEnd w:id="42"/>
    </w:p>
    <w:tbl>
      <w:tblPr>
        <w:tblStyle w:val="TableGrid"/>
        <w:tblW w:w="0" w:type="auto"/>
        <w:jc w:val="center"/>
        <w:tblLook w:val="04A0" w:firstRow="1" w:lastRow="0" w:firstColumn="1" w:lastColumn="0" w:noHBand="0" w:noVBand="1"/>
      </w:tblPr>
      <w:tblGrid>
        <w:gridCol w:w="2264"/>
        <w:gridCol w:w="2265"/>
        <w:gridCol w:w="2265"/>
        <w:gridCol w:w="2265"/>
      </w:tblGrid>
      <w:tr w:rsidR="00055985" w14:paraId="2598F79E" w14:textId="77777777" w:rsidTr="009639E3">
        <w:trPr>
          <w:jc w:val="center"/>
        </w:trPr>
        <w:tc>
          <w:tcPr>
            <w:tcW w:w="2264" w:type="dxa"/>
          </w:tcPr>
          <w:p w14:paraId="6CFB63BC" w14:textId="3A17CF96" w:rsidR="00055985" w:rsidRDefault="00055985" w:rsidP="009639E3">
            <w:pPr>
              <w:ind w:firstLine="0"/>
              <w:jc w:val="center"/>
            </w:pPr>
            <w:r>
              <w:t>Thang đo</w:t>
            </w:r>
          </w:p>
        </w:tc>
        <w:tc>
          <w:tcPr>
            <w:tcW w:w="2265" w:type="dxa"/>
          </w:tcPr>
          <w:p w14:paraId="032E0395" w14:textId="7243E1EB" w:rsidR="00055985" w:rsidRDefault="00055985" w:rsidP="009639E3">
            <w:pPr>
              <w:ind w:firstLine="0"/>
              <w:jc w:val="center"/>
            </w:pPr>
            <w:r>
              <w:t>Khu A</w:t>
            </w:r>
          </w:p>
        </w:tc>
        <w:tc>
          <w:tcPr>
            <w:tcW w:w="2265" w:type="dxa"/>
          </w:tcPr>
          <w:p w14:paraId="174C2E58" w14:textId="5832CA75" w:rsidR="00055985" w:rsidRDefault="00055985" w:rsidP="009639E3">
            <w:pPr>
              <w:ind w:firstLine="0"/>
              <w:jc w:val="center"/>
            </w:pPr>
            <w:r>
              <w:t>Khu B</w:t>
            </w:r>
          </w:p>
        </w:tc>
        <w:tc>
          <w:tcPr>
            <w:tcW w:w="2265" w:type="dxa"/>
          </w:tcPr>
          <w:p w14:paraId="609A96D3" w14:textId="37AEAE4F" w:rsidR="00055985" w:rsidRDefault="00055985" w:rsidP="009639E3">
            <w:pPr>
              <w:ind w:firstLine="0"/>
              <w:jc w:val="center"/>
            </w:pPr>
            <w:r>
              <w:t>Khu C</w:t>
            </w:r>
          </w:p>
        </w:tc>
      </w:tr>
      <w:tr w:rsidR="00055985" w14:paraId="469E9B40" w14:textId="77777777" w:rsidTr="009639E3">
        <w:trPr>
          <w:jc w:val="center"/>
        </w:trPr>
        <w:tc>
          <w:tcPr>
            <w:tcW w:w="2264" w:type="dxa"/>
          </w:tcPr>
          <w:p w14:paraId="78602F81" w14:textId="62894B7C" w:rsidR="00055985" w:rsidRDefault="006F155C" w:rsidP="009639E3">
            <w:pPr>
              <w:ind w:firstLine="0"/>
              <w:jc w:val="center"/>
            </w:pPr>
            <w:r>
              <w:t>a</w:t>
            </w:r>
          </w:p>
        </w:tc>
        <w:tc>
          <w:tcPr>
            <w:tcW w:w="2265" w:type="dxa"/>
          </w:tcPr>
          <w:p w14:paraId="1D0B502A" w14:textId="38D51D70" w:rsidR="00055985" w:rsidRDefault="006F155C" w:rsidP="009639E3">
            <w:pPr>
              <w:ind w:firstLine="0"/>
              <w:jc w:val="center"/>
            </w:pPr>
            <w:r>
              <w:t>4.6</w:t>
            </w:r>
          </w:p>
        </w:tc>
        <w:tc>
          <w:tcPr>
            <w:tcW w:w="2265" w:type="dxa"/>
          </w:tcPr>
          <w:p w14:paraId="560F2F1A" w14:textId="5706E173" w:rsidR="00055985" w:rsidRDefault="00055985" w:rsidP="009639E3">
            <w:pPr>
              <w:ind w:firstLine="0"/>
              <w:jc w:val="center"/>
            </w:pPr>
            <w:r>
              <w:t>4</w:t>
            </w:r>
          </w:p>
        </w:tc>
        <w:tc>
          <w:tcPr>
            <w:tcW w:w="2265" w:type="dxa"/>
          </w:tcPr>
          <w:p w14:paraId="1F8EDC1A" w14:textId="3E0D91D8" w:rsidR="00055985" w:rsidRDefault="00055985" w:rsidP="009639E3">
            <w:pPr>
              <w:ind w:firstLine="0"/>
              <w:jc w:val="center"/>
            </w:pPr>
            <w:r>
              <w:t>3.6</w:t>
            </w:r>
          </w:p>
        </w:tc>
      </w:tr>
      <w:tr w:rsidR="00055985" w14:paraId="3331F55A" w14:textId="77777777" w:rsidTr="009639E3">
        <w:trPr>
          <w:jc w:val="center"/>
        </w:trPr>
        <w:tc>
          <w:tcPr>
            <w:tcW w:w="2264" w:type="dxa"/>
          </w:tcPr>
          <w:p w14:paraId="4DB6BCDE" w14:textId="1FBAF658" w:rsidR="00055985" w:rsidRDefault="006F155C" w:rsidP="009639E3">
            <w:pPr>
              <w:ind w:firstLine="0"/>
              <w:jc w:val="center"/>
            </w:pPr>
            <w:r>
              <w:t>b (l/m)</w:t>
            </w:r>
          </w:p>
        </w:tc>
        <w:tc>
          <w:tcPr>
            <w:tcW w:w="2265" w:type="dxa"/>
          </w:tcPr>
          <w:p w14:paraId="76786996" w14:textId="08AD7D08" w:rsidR="00055985" w:rsidRDefault="006F155C" w:rsidP="009639E3">
            <w:pPr>
              <w:ind w:firstLine="0"/>
              <w:jc w:val="center"/>
            </w:pPr>
            <w:r>
              <w:t>0.0075</w:t>
            </w:r>
          </w:p>
        </w:tc>
        <w:tc>
          <w:tcPr>
            <w:tcW w:w="2265" w:type="dxa"/>
          </w:tcPr>
          <w:p w14:paraId="047790A3" w14:textId="098F3C3F" w:rsidR="00055985" w:rsidRDefault="00055985" w:rsidP="009639E3">
            <w:pPr>
              <w:ind w:firstLine="0"/>
              <w:jc w:val="center"/>
            </w:pPr>
            <w:r>
              <w:t>0.0065</w:t>
            </w:r>
          </w:p>
        </w:tc>
        <w:tc>
          <w:tcPr>
            <w:tcW w:w="2265" w:type="dxa"/>
          </w:tcPr>
          <w:p w14:paraId="79F47B7A" w14:textId="64CE006A" w:rsidR="00055985" w:rsidRDefault="00055985" w:rsidP="009639E3">
            <w:pPr>
              <w:ind w:firstLine="0"/>
              <w:jc w:val="center"/>
            </w:pPr>
            <w:r>
              <w:t>0.005</w:t>
            </w:r>
          </w:p>
        </w:tc>
      </w:tr>
      <w:tr w:rsidR="00055985" w14:paraId="11249E84" w14:textId="77777777" w:rsidTr="009639E3">
        <w:trPr>
          <w:jc w:val="center"/>
        </w:trPr>
        <w:tc>
          <w:tcPr>
            <w:tcW w:w="2264" w:type="dxa"/>
          </w:tcPr>
          <w:p w14:paraId="1E9E4541" w14:textId="631D1DEC" w:rsidR="00055985" w:rsidRDefault="006F155C" w:rsidP="009639E3">
            <w:pPr>
              <w:ind w:firstLine="0"/>
              <w:jc w:val="center"/>
            </w:pPr>
            <w:r>
              <w:t>c (m)</w:t>
            </w:r>
          </w:p>
        </w:tc>
        <w:tc>
          <w:tcPr>
            <w:tcW w:w="2265" w:type="dxa"/>
          </w:tcPr>
          <w:p w14:paraId="38D393FF" w14:textId="7C3ACB1C" w:rsidR="00055985" w:rsidRDefault="006F155C" w:rsidP="009639E3">
            <w:pPr>
              <w:ind w:firstLine="0"/>
              <w:jc w:val="center"/>
            </w:pPr>
            <w:r>
              <w:t>12.6</w:t>
            </w:r>
          </w:p>
        </w:tc>
        <w:tc>
          <w:tcPr>
            <w:tcW w:w="2265" w:type="dxa"/>
          </w:tcPr>
          <w:p w14:paraId="27E17F1F" w14:textId="6856A4CC" w:rsidR="00055985" w:rsidRDefault="00055985" w:rsidP="009639E3">
            <w:pPr>
              <w:ind w:firstLine="0"/>
              <w:jc w:val="center"/>
            </w:pPr>
            <w:r>
              <w:t>17.1</w:t>
            </w:r>
          </w:p>
        </w:tc>
        <w:tc>
          <w:tcPr>
            <w:tcW w:w="2265" w:type="dxa"/>
          </w:tcPr>
          <w:p w14:paraId="10D687CE" w14:textId="74BA6DCB" w:rsidR="00055985" w:rsidRDefault="00055985" w:rsidP="009639E3">
            <w:pPr>
              <w:ind w:firstLine="0"/>
              <w:jc w:val="center"/>
            </w:pPr>
            <w:r>
              <w:t>20</w:t>
            </w:r>
          </w:p>
        </w:tc>
      </w:tr>
    </w:tbl>
    <w:p w14:paraId="23F7CBD6" w14:textId="77777777" w:rsidR="00414410" w:rsidRPr="00414410" w:rsidRDefault="009639E3" w:rsidP="00414410">
      <w:r>
        <w:t>Công thức tính độ suy hao trong mô hình SUI như sau:</w:t>
      </w:r>
    </w:p>
    <w:p w14:paraId="34D15B47" w14:textId="04D9B22A" w:rsidR="00702BA2" w:rsidRPr="00702BA2" w:rsidRDefault="00AD1054" w:rsidP="00702BA2">
      <w:pPr>
        <w:jc w:val="center"/>
        <w:rPr>
          <w:rFonts w:eastAsiaTheme="minorEastAsia"/>
        </w:rPr>
      </w:pPr>
      <w:r w:rsidRPr="0081148B">
        <w:rPr>
          <w:rFonts w:eastAsiaTheme="minorEastAsia"/>
          <w:position w:val="-32"/>
        </w:rPr>
        <w:object w:dxaOrig="3580" w:dyaOrig="760" w14:anchorId="175BDCD1">
          <v:shape id="_x0000_i1056" type="#_x0000_t75" style="width:179.35pt;height:38pt" o:ole="">
            <v:imagedata r:id="rId79" o:title=""/>
          </v:shape>
          <o:OLEObject Type="Embed" ProgID="Equation.DSMT4" ShapeID="_x0000_i1056" DrawAspect="Content" ObjectID="_1706362560" r:id="rId80"/>
        </w:object>
      </w:r>
    </w:p>
    <w:p w14:paraId="730B9C49" w14:textId="1CCE63A4" w:rsidR="009639E3" w:rsidRPr="00702BA2" w:rsidRDefault="005963AB" w:rsidP="006E37FB">
      <w:pPr>
        <w:rPr>
          <w:rFonts w:eastAsiaTheme="minorEastAsia"/>
        </w:rPr>
      </w:pPr>
      <w:r>
        <w:lastRenderedPageBreak/>
        <w:t>T</w:t>
      </w:r>
      <w:r w:rsidR="00096591">
        <w:t xml:space="preserve">rong đó PL </w:t>
      </w:r>
      <w:r w:rsidR="007862B5">
        <w:t xml:space="preserve">là suy hao tính bằng dBs, d là khoảng cách </w:t>
      </w:r>
      <w:r w:rsidR="00061E1E">
        <w:t>giữa bên thu và nhận, d</w:t>
      </w:r>
      <w:r w:rsidR="00061E1E">
        <w:rPr>
          <w:vertAlign w:val="subscript"/>
        </w:rPr>
        <w:t>0</w:t>
      </w:r>
      <w:r w:rsidR="00061E1E">
        <w:t xml:space="preserve"> là</w:t>
      </w:r>
      <w:r w:rsidR="001442B1">
        <w:t xml:space="preserve"> khoảng cách tham chiếu (ở đây có giá trị 100)</w:t>
      </w:r>
      <w:r w:rsidR="006568D5">
        <w:t>, X</w:t>
      </w:r>
      <w:r w:rsidR="006568D5">
        <w:rPr>
          <w:vertAlign w:val="subscript"/>
        </w:rPr>
        <w:t>f</w:t>
      </w:r>
      <w:r w:rsidR="006568D5">
        <w:t xml:space="preserve"> là hệ số hiệu chỉnh tần số, X</w:t>
      </w:r>
      <w:r w:rsidR="006568D5">
        <w:rPr>
          <w:vertAlign w:val="subscript"/>
        </w:rPr>
        <w:t>h</w:t>
      </w:r>
      <w:r w:rsidR="006568D5">
        <w:t xml:space="preserve"> là</w:t>
      </w:r>
      <w:r w:rsidR="008408C5">
        <w:t xml:space="preserve"> hệ số hiệu chỉnh cho chiều cao BS</w:t>
      </w:r>
      <w:r w:rsidR="002341BC">
        <w:t>, S là</w:t>
      </w:r>
      <w:r w:rsidR="00D341A4">
        <w:t xml:space="preserve"> mặt bóng và </w:t>
      </w:r>
      <w:r w:rsidR="0081467C">
        <w:rPr>
          <w:rFonts w:ascii="Cambria Math" w:hAnsi="Cambria Math"/>
        </w:rPr>
        <w:t>γ</w:t>
      </w:r>
      <w:r w:rsidR="0081467C">
        <w:t xml:space="preserve"> là  thành phần suy hao được tính theo công thức:</w:t>
      </w:r>
    </w:p>
    <w:p w14:paraId="32B83258" w14:textId="2DB79E6B" w:rsidR="0026487D" w:rsidRPr="00702BA2" w:rsidRDefault="009D713D" w:rsidP="0026487D">
      <w:pPr>
        <w:jc w:val="center"/>
        <w:rPr>
          <w:rFonts w:eastAsiaTheme="minorEastAsia"/>
        </w:rPr>
      </w:pPr>
      <w:r w:rsidRPr="009D713D">
        <w:rPr>
          <w:rFonts w:eastAsiaTheme="minorEastAsia"/>
          <w:position w:val="-30"/>
        </w:rPr>
        <w:object w:dxaOrig="1520" w:dyaOrig="680" w14:anchorId="4B35213A">
          <v:shape id="_x0000_i1057" type="#_x0000_t75" style="width:76pt;height:34pt" o:ole="">
            <v:imagedata r:id="rId81" o:title=""/>
          </v:shape>
          <o:OLEObject Type="Embed" ProgID="Equation.DSMT4" ShapeID="_x0000_i1057" DrawAspect="Content" ObjectID="_1706362561" r:id="rId82"/>
        </w:object>
      </w:r>
    </w:p>
    <w:p w14:paraId="0B858C5E" w14:textId="77777777" w:rsidR="0081467C" w:rsidRDefault="007A06B7" w:rsidP="006E37FB">
      <w:r>
        <w:t>Trong đó h</w:t>
      </w:r>
      <w:r>
        <w:rPr>
          <w:vertAlign w:val="subscript"/>
        </w:rPr>
        <w:t>b</w:t>
      </w:r>
      <w:r>
        <w:t xml:space="preserve"> là chiều cao </w:t>
      </w:r>
      <w:r w:rsidR="00361198">
        <w:t>trạm gốc</w:t>
      </w:r>
      <w:r w:rsidR="00FA4687">
        <w:t xml:space="preserve"> còn a, b, c là</w:t>
      </w:r>
      <w:r w:rsidR="00E97A0B">
        <w:t xml:space="preserve"> đại diện cho các địa hình mà</w:t>
      </w:r>
      <w:r w:rsidR="002C6834">
        <w:t xml:space="preserve"> giá trị được chọn từ bảng trên</w:t>
      </w:r>
    </w:p>
    <w:p w14:paraId="35B836DC" w14:textId="67609F3D" w:rsidR="00156783" w:rsidRDefault="008870B1" w:rsidP="008870B1">
      <w:pPr>
        <w:jc w:val="center"/>
      </w:pPr>
      <w:r w:rsidRPr="00156783">
        <w:rPr>
          <w:position w:val="-28"/>
        </w:rPr>
        <w:object w:dxaOrig="1860" w:dyaOrig="680" w14:anchorId="70A206AE">
          <v:shape id="_x0000_i1058" type="#_x0000_t75" style="width:93.35pt;height:34pt" o:ole="">
            <v:imagedata r:id="rId83" o:title=""/>
          </v:shape>
          <o:OLEObject Type="Embed" ProgID="Equation.DSMT4" ShapeID="_x0000_i1058" DrawAspect="Content" ObjectID="_1706362562" r:id="rId84"/>
        </w:object>
      </w:r>
    </w:p>
    <w:p w14:paraId="7D6BF60E" w14:textId="77777777" w:rsidR="002C6834" w:rsidRDefault="002C6834" w:rsidP="006E37FB">
      <w:pPr>
        <w:rPr>
          <w:rFonts w:cs="Times New Roman"/>
        </w:rPr>
      </w:pPr>
      <w:r>
        <w:t xml:space="preserve">Trong đó A là </w:t>
      </w:r>
      <w:r w:rsidR="00FF6A87">
        <w:t xml:space="preserve"> không gian suy hao </w:t>
      </w:r>
      <w:r w:rsidR="001477E9">
        <w:t>trong đó d</w:t>
      </w:r>
      <w:r w:rsidR="001477E9">
        <w:rPr>
          <w:vertAlign w:val="subscript"/>
        </w:rPr>
        <w:t>0</w:t>
      </w:r>
      <w:r w:rsidR="001477E9">
        <w:t xml:space="preserve"> là khoảng cách giữa Tx và Rx</w:t>
      </w:r>
      <w:r w:rsidR="00567655">
        <w:t xml:space="preserve">, </w:t>
      </w:r>
      <w:r w:rsidR="00567655">
        <w:rPr>
          <w:rFonts w:ascii="Cambria Math" w:hAnsi="Cambria Math"/>
        </w:rPr>
        <w:t xml:space="preserve">λ </w:t>
      </w:r>
      <w:r w:rsidR="00567655">
        <w:rPr>
          <w:rFonts w:cs="Times New Roman"/>
        </w:rPr>
        <w:t>là</w:t>
      </w:r>
      <w:r w:rsidR="00C81396">
        <w:rPr>
          <w:rFonts w:cs="Times New Roman"/>
        </w:rPr>
        <w:t xml:space="preserve"> bước sóng</w:t>
      </w:r>
      <w:r w:rsidR="007F3ED5">
        <w:rPr>
          <w:rFonts w:cs="Times New Roman"/>
        </w:rPr>
        <w:t xml:space="preserve">. </w:t>
      </w:r>
      <w:r w:rsidR="00856D77">
        <w:rPr>
          <w:rFonts w:cs="Times New Roman"/>
        </w:rPr>
        <w:t>Hê số hiệu chỉnh tần số và</w:t>
      </w:r>
      <w:r w:rsidR="00544619">
        <w:rPr>
          <w:rFonts w:cs="Times New Roman"/>
        </w:rPr>
        <w:t xml:space="preserve"> chiều cao của trạm gốc </w:t>
      </w:r>
      <w:r w:rsidR="009C0A39">
        <w:rPr>
          <w:rFonts w:cs="Times New Roman"/>
        </w:rPr>
        <w:t>tính như sau:</w:t>
      </w:r>
    </w:p>
    <w:p w14:paraId="57C88D56" w14:textId="27EDFAC8" w:rsidR="00BD2B49" w:rsidRDefault="004C3D5E" w:rsidP="00BD2B49">
      <w:pPr>
        <w:jc w:val="center"/>
        <w:rPr>
          <w:rFonts w:cs="Times New Roman"/>
        </w:rPr>
      </w:pPr>
      <w:r w:rsidRPr="009D64BC">
        <w:rPr>
          <w:rFonts w:cs="Times New Roman"/>
          <w:position w:val="-64"/>
        </w:rPr>
        <w:object w:dxaOrig="2280" w:dyaOrig="1400" w14:anchorId="213EEA35">
          <v:shape id="_x0000_i1059" type="#_x0000_t75" style="width:114pt;height:70pt" o:ole="">
            <v:imagedata r:id="rId85" o:title=""/>
          </v:shape>
          <o:OLEObject Type="Embed" ProgID="Equation.DSMT4" ShapeID="_x0000_i1059" DrawAspect="Content" ObjectID="_1706362563" r:id="rId86"/>
        </w:object>
      </w:r>
    </w:p>
    <w:p w14:paraId="58625174" w14:textId="77777777" w:rsidR="009C0A39" w:rsidRDefault="009C0A39" w:rsidP="006E37FB">
      <w:pPr>
        <w:rPr>
          <w:rFonts w:cs="Times New Roman"/>
        </w:rPr>
      </w:pPr>
      <w:r>
        <w:rPr>
          <w:rFonts w:cs="Times New Roman"/>
        </w:rPr>
        <w:t>Trong đó f là tần số tính bằng MHz, h</w:t>
      </w:r>
      <w:r>
        <w:rPr>
          <w:rFonts w:cs="Times New Roman"/>
          <w:vertAlign w:val="subscript"/>
        </w:rPr>
        <w:t>r</w:t>
      </w:r>
      <w:r>
        <w:rPr>
          <w:rFonts w:cs="Times New Roman"/>
        </w:rPr>
        <w:t xml:space="preserve"> là chiều cao của anten nhận</w:t>
      </w:r>
      <w:r w:rsidR="00A62E74">
        <w:rPr>
          <w:rFonts w:cs="Times New Roman"/>
        </w:rPr>
        <w:t xml:space="preserve"> dành cho khu A và khu B</w:t>
      </w:r>
      <w:r w:rsidR="004E50AA">
        <w:rPr>
          <w:rFonts w:cs="Times New Roman"/>
        </w:rPr>
        <w:t>. Đối với khu C ta có công thức sau:</w:t>
      </w:r>
    </w:p>
    <w:p w14:paraId="5B866F4E" w14:textId="458FB7E1" w:rsidR="003A6397" w:rsidRDefault="00C273D0" w:rsidP="003A6397">
      <w:pPr>
        <w:jc w:val="center"/>
        <w:rPr>
          <w:rFonts w:cs="Times New Roman"/>
        </w:rPr>
      </w:pPr>
      <w:r w:rsidRPr="00D20DF0">
        <w:rPr>
          <w:position w:val="-50"/>
        </w:rPr>
        <w:object w:dxaOrig="3080" w:dyaOrig="1120" w14:anchorId="5F4A77E7">
          <v:shape id="_x0000_i1060" type="#_x0000_t75" style="width:154pt;height:56pt" o:ole="">
            <v:imagedata r:id="rId87" o:title=""/>
          </v:shape>
          <o:OLEObject Type="Embed" ProgID="Equation.DSMT4" ShapeID="_x0000_i1060" DrawAspect="Content" ObjectID="_1706362564" r:id="rId88"/>
        </w:object>
      </w:r>
    </w:p>
    <w:p w14:paraId="72882F28" w14:textId="4832DDFA" w:rsidR="00FC5C90" w:rsidRPr="0028509B" w:rsidRDefault="004E50AA" w:rsidP="0028509B">
      <w:pPr>
        <w:rPr>
          <w:rFonts w:cs="Times New Roman"/>
        </w:rPr>
      </w:pPr>
      <w:r>
        <w:rPr>
          <w:rFonts w:cs="Times New Roman"/>
        </w:rPr>
        <w:t xml:space="preserve">Ở đây </w:t>
      </w:r>
      <w:r>
        <w:rPr>
          <w:rFonts w:ascii="Cambria Math" w:hAnsi="Cambria Math" w:cs="Times New Roman"/>
        </w:rPr>
        <w:t>α</w:t>
      </w:r>
      <w:r>
        <w:rPr>
          <w:rFonts w:cs="Times New Roman"/>
        </w:rPr>
        <w:t xml:space="preserve"> = </w:t>
      </w:r>
      <w:r w:rsidR="002D26B6">
        <w:rPr>
          <w:rFonts w:cs="Times New Roman"/>
        </w:rPr>
        <w:t xml:space="preserve">5.2 dB </w:t>
      </w:r>
      <w:r w:rsidR="00933F3E">
        <w:rPr>
          <w:rFonts w:cs="Times New Roman"/>
        </w:rPr>
        <w:t xml:space="preserve"> cho khu A và B và  </w:t>
      </w:r>
      <w:r w:rsidR="00933F3E">
        <w:rPr>
          <w:rFonts w:ascii="Cambria Math" w:hAnsi="Cambria Math" w:cs="Times New Roman"/>
        </w:rPr>
        <w:t>α =</w:t>
      </w:r>
      <w:r w:rsidR="00713266">
        <w:rPr>
          <w:rFonts w:ascii="Cambria Math" w:hAnsi="Cambria Math" w:cs="Times New Roman"/>
        </w:rPr>
        <w:t xml:space="preserve">  </w:t>
      </w:r>
      <w:r w:rsidR="00713266">
        <w:rPr>
          <w:rFonts w:cs="Times New Roman"/>
        </w:rPr>
        <w:t>6.6 dB cho khu C</w:t>
      </w:r>
    </w:p>
    <w:p w14:paraId="0D064C98" w14:textId="77777777" w:rsidR="00633A83" w:rsidRDefault="00633A83" w:rsidP="00633A83">
      <w:pPr>
        <w:pStyle w:val="Heading2"/>
      </w:pPr>
      <w:bookmarkStart w:id="43" w:name="_Toc94471130"/>
      <w:r>
        <w:lastRenderedPageBreak/>
        <w:t>Mô hình Okumura</w:t>
      </w:r>
      <w:bookmarkEnd w:id="43"/>
    </w:p>
    <w:p w14:paraId="134F2951" w14:textId="77777777" w:rsidR="0028509B" w:rsidRDefault="0028509B" w:rsidP="00DB121C">
      <w:pPr>
        <w:keepNext/>
        <w:jc w:val="center"/>
      </w:pPr>
      <w:r>
        <w:rPr>
          <w:noProof/>
        </w:rPr>
        <w:drawing>
          <wp:inline distT="0" distB="0" distL="0" distR="0" wp14:anchorId="699CE68E" wp14:editId="2D0FA9F5">
            <wp:extent cx="5133340" cy="284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3340" cy="2847340"/>
                    </a:xfrm>
                    <a:prstGeom prst="rect">
                      <a:avLst/>
                    </a:prstGeom>
                    <a:noFill/>
                  </pic:spPr>
                </pic:pic>
              </a:graphicData>
            </a:graphic>
          </wp:inline>
        </w:drawing>
      </w:r>
    </w:p>
    <w:p w14:paraId="1576CDC9" w14:textId="04302685" w:rsidR="0028509B" w:rsidRPr="0028509B" w:rsidRDefault="0028509B" w:rsidP="000B3DA3">
      <w:pPr>
        <w:pStyle w:val="Caption"/>
      </w:pPr>
      <w:bookmarkStart w:id="44" w:name="_Ref94302213"/>
      <w:bookmarkStart w:id="45" w:name="_Toc94471152"/>
      <w:r>
        <w:t xml:space="preserve">Hình </w:t>
      </w:r>
      <w:fldSimple w:instr=" STYLEREF 1 \s ">
        <w:r w:rsidR="005235FE">
          <w:rPr>
            <w:noProof/>
          </w:rPr>
          <w:t>3</w:t>
        </w:r>
      </w:fldSimple>
      <w:r w:rsidR="0041310F">
        <w:t>.</w:t>
      </w:r>
      <w:fldSimple w:instr=" SEQ Hình \* ARABIC \s 1 ">
        <w:r w:rsidR="005235FE">
          <w:rPr>
            <w:noProof/>
          </w:rPr>
          <w:t>1</w:t>
        </w:r>
      </w:fldSimple>
      <w:r w:rsidR="0002369D">
        <w:t>.</w:t>
      </w:r>
      <w:r>
        <w:t xml:space="preserve"> </w:t>
      </w:r>
      <w:r w:rsidR="000B3DA3" w:rsidRPr="000B3DA3">
        <w:t xml:space="preserve">Hệ số suy giảm trung vị </w:t>
      </w:r>
      <w:r w:rsidR="00B45AC6">
        <w:t>của</w:t>
      </w:r>
      <w:r w:rsidR="000B3DA3" w:rsidRPr="000B3DA3">
        <w:t xml:space="preserve"> Mô hình Okumura</w:t>
      </w:r>
      <w:bookmarkEnd w:id="44"/>
      <w:bookmarkEnd w:id="45"/>
    </w:p>
    <w:p w14:paraId="719BFD29" w14:textId="5AD803FB" w:rsidR="00384D02" w:rsidRDefault="00384D02" w:rsidP="00384D02">
      <w:r>
        <w:t>Mô hình Okumura là một trong những mô hình được sử dụng nhiều nhất</w:t>
      </w:r>
      <w:r w:rsidR="006E3D08">
        <w:t xml:space="preserve">. Hầu hết các </w:t>
      </w:r>
      <w:r w:rsidR="00353686">
        <w:t xml:space="preserve">mô hình </w:t>
      </w:r>
      <w:r w:rsidR="0079556D">
        <w:t>phân phối</w:t>
      </w:r>
      <w:r w:rsidR="00353686">
        <w:t xml:space="preserve"> đều là </w:t>
      </w:r>
      <w:r w:rsidR="00252D8D">
        <w:t>bản nâng cao của mô hình Okumura. Nó có thể sử dụng cho tần số lên đến 3000 MHz. Khoảng cách giữa máy phát và máy thu có thể vào khoảng 100km trong khi chiều cao máy thu có thể là 3m đến 10m</w:t>
      </w:r>
      <w:r w:rsidR="00606C94">
        <w:t>. Công thức suy hao trong mô hình Okumura tính như sau:</w:t>
      </w:r>
    </w:p>
    <w:p w14:paraId="7192DFBD" w14:textId="4CF480F8" w:rsidR="00CF06AD" w:rsidRDefault="00443ADE" w:rsidP="00CF06AD">
      <w:pPr>
        <w:jc w:val="center"/>
      </w:pPr>
      <w:r w:rsidRPr="00EE39BE">
        <w:rPr>
          <w:position w:val="-14"/>
        </w:rPr>
        <w:object w:dxaOrig="4900" w:dyaOrig="400" w14:anchorId="433EFC61">
          <v:shape id="_x0000_i1061" type="#_x0000_t75" style="width:245.35pt;height:20pt" o:ole="">
            <v:imagedata r:id="rId90" o:title=""/>
          </v:shape>
          <o:OLEObject Type="Embed" ProgID="Equation.DSMT4" ShapeID="_x0000_i1061" DrawAspect="Content" ObjectID="_1706362565" r:id="rId91"/>
        </w:object>
      </w:r>
    </w:p>
    <w:p w14:paraId="530D06EE" w14:textId="77777777" w:rsidR="00606C94" w:rsidRDefault="00606F87" w:rsidP="00384D02">
      <w:r>
        <w:t>Trong đó L</w:t>
      </w:r>
      <w:r>
        <w:rPr>
          <w:vertAlign w:val="subscript"/>
        </w:rPr>
        <w:t>f</w:t>
      </w:r>
      <w:r>
        <w:t xml:space="preserve"> là </w:t>
      </w:r>
      <w:r w:rsidR="0082695E">
        <w:t xml:space="preserve"> không gian suy hao và nó được tính như sau:</w:t>
      </w:r>
    </w:p>
    <w:p w14:paraId="5A1C1A89" w14:textId="223D306D" w:rsidR="00AA395A" w:rsidRDefault="0026221C" w:rsidP="00AA395A">
      <w:pPr>
        <w:jc w:val="center"/>
      </w:pPr>
      <w:r w:rsidRPr="0026221C">
        <w:rPr>
          <w:position w:val="-32"/>
        </w:rPr>
        <w:object w:dxaOrig="2079" w:dyaOrig="760" w14:anchorId="531750E8">
          <v:shape id="_x0000_i1062" type="#_x0000_t75" style="width:104pt;height:38pt" o:ole="">
            <v:imagedata r:id="rId92" o:title=""/>
          </v:shape>
          <o:OLEObject Type="Embed" ProgID="Equation.DSMT4" ShapeID="_x0000_i1062" DrawAspect="Content" ObjectID="_1706362566" r:id="rId93"/>
        </w:object>
      </w:r>
    </w:p>
    <w:p w14:paraId="4EE67235" w14:textId="4F717A5B" w:rsidR="005B109D" w:rsidRDefault="005B109D" w:rsidP="00384D02">
      <w:r>
        <w:t>G(h</w:t>
      </w:r>
      <w:r>
        <w:rPr>
          <w:vertAlign w:val="subscript"/>
        </w:rPr>
        <w:t>t</w:t>
      </w:r>
      <w:r>
        <w:t>) và G(h</w:t>
      </w:r>
      <w:r>
        <w:rPr>
          <w:vertAlign w:val="subscript"/>
        </w:rPr>
        <w:t>r</w:t>
      </w:r>
      <w:r>
        <w:t xml:space="preserve">) là </w:t>
      </w:r>
      <w:r w:rsidR="00C5211C">
        <w:t>hệ số khuếch đại anten BS và hệ số khuếch đại máy thu tương ứng</w:t>
      </w:r>
      <w:r w:rsidR="00250B2D">
        <w:t>. Công thức của chúng như sau:</w:t>
      </w:r>
    </w:p>
    <w:p w14:paraId="26C7ED66" w14:textId="0C447B68" w:rsidR="0026221C" w:rsidRPr="005B109D" w:rsidRDefault="00B67626" w:rsidP="0026221C">
      <w:pPr>
        <w:jc w:val="center"/>
      </w:pPr>
      <w:r w:rsidRPr="0058765B">
        <w:rPr>
          <w:position w:val="-64"/>
        </w:rPr>
        <w:object w:dxaOrig="2140" w:dyaOrig="1400" w14:anchorId="6671FAEC">
          <v:shape id="_x0000_i1063" type="#_x0000_t75" style="width:107.35pt;height:70pt" o:ole="">
            <v:imagedata r:id="rId94" o:title=""/>
          </v:shape>
          <o:OLEObject Type="Embed" ProgID="Equation.DSMT4" ShapeID="_x0000_i1063" DrawAspect="Content" ObjectID="_1706362567" r:id="rId95"/>
        </w:object>
      </w:r>
    </w:p>
    <w:p w14:paraId="04FDEA25" w14:textId="0DBD37D8" w:rsidR="004A114B" w:rsidRPr="004A114B" w:rsidRDefault="00250B2D" w:rsidP="004A114B">
      <w:r>
        <w:t>Trong đó h</w:t>
      </w:r>
      <w:r>
        <w:rPr>
          <w:vertAlign w:val="subscript"/>
        </w:rPr>
        <w:t>b</w:t>
      </w:r>
      <w:r>
        <w:t xml:space="preserve"> và h</w:t>
      </w:r>
      <w:r>
        <w:rPr>
          <w:vertAlign w:val="subscript"/>
        </w:rPr>
        <w:t>r</w:t>
      </w:r>
      <w:r>
        <w:t xml:space="preserve"> là chiều cao của</w:t>
      </w:r>
      <w:r w:rsidR="00DA1082">
        <w:t xml:space="preserve"> trạm phát và trạm thu</w:t>
      </w:r>
      <w:r w:rsidR="00D07871">
        <w:t xml:space="preserve">. </w:t>
      </w:r>
      <w:r w:rsidR="00794586">
        <w:t>A</w:t>
      </w:r>
      <w:r w:rsidR="00794586">
        <w:rPr>
          <w:vertAlign w:val="subscript"/>
        </w:rPr>
        <w:t>m.n</w:t>
      </w:r>
      <w:r w:rsidR="00794586">
        <w:t>(f,d) là</w:t>
      </w:r>
      <w:r w:rsidR="00776F29">
        <w:t xml:space="preserve"> hệ số suy giảm trung vị. Các đường cong khác nhau</w:t>
      </w:r>
      <w:r w:rsidR="003D3AC0">
        <w:t xml:space="preserve"> cho hệ số suy giảm trung vị được sử dụng tùy vào </w:t>
      </w:r>
      <w:r w:rsidR="003D3AC0">
        <w:lastRenderedPageBreak/>
        <w:t>tần số và khoảng các giữa máy phát và máy thu</w:t>
      </w:r>
      <w:r w:rsidR="00A61ECD">
        <w:t>. G</w:t>
      </w:r>
      <w:r w:rsidR="00A61ECD">
        <w:rPr>
          <w:vertAlign w:val="subscript"/>
        </w:rPr>
        <w:t>AREA</w:t>
      </w:r>
      <w:r w:rsidR="00A61ECD">
        <w:t xml:space="preserve"> phụ thuộc vào</w:t>
      </w:r>
      <w:r w:rsidR="007C4D75">
        <w:t xml:space="preserve"> khu vục đang thực hiện</w:t>
      </w:r>
      <w:r w:rsidR="0028509B">
        <w:t xml:space="preserve"> và đồ thị của nó cùng với hệ số suy giảm trung vị được mô tả ở </w:t>
      </w:r>
      <w:r w:rsidR="001B7B6D">
        <w:fldChar w:fldCharType="begin"/>
      </w:r>
      <w:r w:rsidR="001B7B6D">
        <w:instrText xml:space="preserve"> REF _Ref94302213 \h </w:instrText>
      </w:r>
      <w:r w:rsidR="001B7B6D">
        <w:fldChar w:fldCharType="separate"/>
      </w:r>
      <w:r w:rsidR="005235FE">
        <w:t xml:space="preserve">Hình </w:t>
      </w:r>
      <w:r w:rsidR="005235FE">
        <w:rPr>
          <w:noProof/>
        </w:rPr>
        <w:t>3</w:t>
      </w:r>
      <w:r w:rsidR="005235FE">
        <w:t>.</w:t>
      </w:r>
      <w:r w:rsidR="005235FE">
        <w:rPr>
          <w:noProof/>
        </w:rPr>
        <w:t>1</w:t>
      </w:r>
      <w:r w:rsidR="005235FE">
        <w:t xml:space="preserve">. </w:t>
      </w:r>
      <w:r w:rsidR="005235FE" w:rsidRPr="000B3DA3">
        <w:t xml:space="preserve">Hệ số suy giảm trung vị </w:t>
      </w:r>
      <w:r w:rsidR="005235FE">
        <w:t>của</w:t>
      </w:r>
      <w:r w:rsidR="005235FE" w:rsidRPr="000B3DA3">
        <w:t xml:space="preserve"> Mô hình Okumura</w:t>
      </w:r>
      <w:r w:rsidR="001B7B6D">
        <w:fldChar w:fldCharType="end"/>
      </w:r>
    </w:p>
    <w:p w14:paraId="0BADD2AA" w14:textId="5E6E867F" w:rsidR="00425FBE" w:rsidRDefault="00425FBE" w:rsidP="00425FBE">
      <w:pPr>
        <w:pStyle w:val="Heading2"/>
      </w:pPr>
      <w:bookmarkStart w:id="46" w:name="_Toc94471131"/>
      <w:r>
        <w:t xml:space="preserve">Mô hình </w:t>
      </w:r>
      <w:r w:rsidRPr="00425FBE">
        <w:t>Cost-231</w:t>
      </w:r>
      <w:r>
        <w:t xml:space="preserve"> </w:t>
      </w:r>
      <w:r w:rsidRPr="00425FBE">
        <w:t>Hata</w:t>
      </w:r>
      <w:bookmarkEnd w:id="46"/>
    </w:p>
    <w:p w14:paraId="6B0D0DFE" w14:textId="309317CB" w:rsidR="00FF0AF8" w:rsidRDefault="004A1667" w:rsidP="00FF0AF8">
      <w:r w:rsidRPr="004A1667">
        <w:t>Cost-231</w:t>
      </w:r>
      <w:r>
        <w:t xml:space="preserve"> </w:t>
      </w:r>
      <w:r w:rsidRPr="004A1667">
        <w:t>Hata</w:t>
      </w:r>
      <w:r>
        <w:t xml:space="preserve"> còn được gọi là mô hình COST Hata</w:t>
      </w:r>
      <w:r w:rsidR="0068520C">
        <w:t>, nó có thể được dùng cho các tần số lên đến 2000 MHz.</w:t>
      </w:r>
      <w:r w:rsidR="000856CA">
        <w:t xml:space="preserve"> Tổn thất do suy hao</w:t>
      </w:r>
      <w:r w:rsidR="003C51A3">
        <w:t xml:space="preserve"> được tính theo công thức:</w:t>
      </w:r>
    </w:p>
    <w:p w14:paraId="2C50DAA0" w14:textId="6D6DA878" w:rsidR="0007681D" w:rsidRPr="00FF0AF8" w:rsidRDefault="008212F8" w:rsidP="004D1EE5">
      <w:pPr>
        <w:ind w:firstLine="0"/>
        <w:jc w:val="center"/>
      </w:pPr>
      <w:r w:rsidRPr="0068314E">
        <w:rPr>
          <w:position w:val="-16"/>
        </w:rPr>
        <w:object w:dxaOrig="8400" w:dyaOrig="440" w14:anchorId="22DF322E">
          <v:shape id="_x0000_i1064" type="#_x0000_t75" style="width:420pt;height:22pt" o:ole="">
            <v:imagedata r:id="rId96" o:title=""/>
          </v:shape>
          <o:OLEObject Type="Embed" ProgID="Equation.DSMT4" ShapeID="_x0000_i1064" DrawAspect="Content" ObjectID="_1706362568" r:id="rId97"/>
        </w:object>
      </w:r>
    </w:p>
    <w:p w14:paraId="6515D83A" w14:textId="2767CFFE" w:rsidR="00E0210B" w:rsidRDefault="00125C7F" w:rsidP="00E0210B">
      <w:r>
        <w:t>Ở đây, f là tần số tính bằng MHz, d là khoảng cách giữa máy phát và máy thu, h</w:t>
      </w:r>
      <w:r>
        <w:rPr>
          <w:vertAlign w:val="subscript"/>
        </w:rPr>
        <w:t>b</w:t>
      </w:r>
      <w:ins w:id="47" w:author="{F3A03F45-1ADC-481D-979C-229FEE083C2E}" w:date="2022-01-28T22:54:00Z">
        <w:r w:rsidR="00952EF2">
          <w:rPr>
            <w:vertAlign w:val="subscript"/>
          </w:rPr>
          <w:t xml:space="preserve"> </w:t>
        </w:r>
        <w:r w:rsidR="00952EF2" w:rsidRPr="00C70273">
          <w:t>và h</w:t>
        </w:r>
      </w:ins>
      <w:r w:rsidR="00952EF2">
        <w:rPr>
          <w:vertAlign w:val="subscript"/>
        </w:rPr>
        <w:t>r</w:t>
      </w:r>
      <w:ins w:id="48" w:author="{F3A03F45-1ADC-481D-979C-229FEE083C2E}" w:date="2022-01-28T22:54:00Z">
        <w:r w:rsidR="00952EF2" w:rsidRPr="00C70273">
          <w:t xml:space="preserve"> là hệ số hiệu chỉnh cho chiều cao trạm gốc và trạm thu tương ứng</w:t>
        </w:r>
        <w:r w:rsidR="00952EF2">
          <w:rPr>
            <w:vertAlign w:val="subscript"/>
          </w:rPr>
          <w:t xml:space="preserve">. </w:t>
        </w:r>
      </w:ins>
      <w:r w:rsidR="002E3F9C">
        <w:t>Tham số c bằng 0 đối với khu B và khu C và bằng 3 đối với khu A</w:t>
      </w:r>
      <w:r w:rsidR="00E00A6C">
        <w:t>. Hàm a(h</w:t>
      </w:r>
      <w:r w:rsidR="00E00A6C">
        <w:rPr>
          <w:vertAlign w:val="subscript"/>
        </w:rPr>
        <w:t>r</w:t>
      </w:r>
      <w:r w:rsidR="00E00A6C">
        <w:t>) cho khu A có công thức:</w:t>
      </w:r>
    </w:p>
    <w:p w14:paraId="72A735F8" w14:textId="6406FD63" w:rsidR="00D26FD4" w:rsidRPr="00E0210B" w:rsidRDefault="00373860" w:rsidP="00D26FD4">
      <w:pPr>
        <w:jc w:val="center"/>
        <w:rPr>
          <w:vertAlign w:val="subscript"/>
        </w:rPr>
      </w:pPr>
      <w:r w:rsidRPr="00611001">
        <w:rPr>
          <w:position w:val="-14"/>
          <w:vertAlign w:val="subscript"/>
        </w:rPr>
        <w:object w:dxaOrig="3320" w:dyaOrig="460" w14:anchorId="2869501C">
          <v:shape id="_x0000_i1065" type="#_x0000_t75" style="width:166pt;height:23.35pt" o:ole="">
            <v:imagedata r:id="rId98" o:title=""/>
          </v:shape>
          <o:OLEObject Type="Embed" ProgID="Equation.DSMT4" ShapeID="_x0000_i1065" DrawAspect="Content" ObjectID="_1706362569" r:id="rId99"/>
        </w:object>
      </w:r>
    </w:p>
    <w:p w14:paraId="087DC0E1" w14:textId="0D04725E" w:rsidR="004C3D5E" w:rsidRPr="004C3D5E" w:rsidRDefault="00B11313" w:rsidP="004C3D5E">
      <w:r>
        <w:t xml:space="preserve">Đối với </w:t>
      </w:r>
      <w:r w:rsidR="00221D99">
        <w:t>khu B và C</w:t>
      </w:r>
      <w:r w:rsidR="00B14424">
        <w:t xml:space="preserve"> thì có công thức:</w:t>
      </w:r>
    </w:p>
    <w:p w14:paraId="7FB60045" w14:textId="662FA8D1" w:rsidR="00AE10F8" w:rsidRDefault="0022427E" w:rsidP="00373860">
      <w:pPr>
        <w:jc w:val="center"/>
      </w:pPr>
      <w:r w:rsidRPr="00373860">
        <w:rPr>
          <w:position w:val="-14"/>
        </w:rPr>
        <w:object w:dxaOrig="4180" w:dyaOrig="400" w14:anchorId="29AB064A">
          <v:shape id="_x0000_i1066" type="#_x0000_t75" style="width:209.35pt;height:20pt" o:ole="">
            <v:imagedata r:id="rId100" o:title=""/>
          </v:shape>
          <o:OLEObject Type="Embed" ProgID="Equation.DSMT4" ShapeID="_x0000_i1066" DrawAspect="Content" ObjectID="_1706362570" r:id="rId101"/>
        </w:object>
      </w:r>
    </w:p>
    <w:p w14:paraId="7C631289" w14:textId="6F63DC72" w:rsidR="00B14424" w:rsidRDefault="00B14424" w:rsidP="00B14424">
      <w:pPr>
        <w:pStyle w:val="Heading2"/>
      </w:pPr>
      <w:bookmarkStart w:id="49" w:name="_Toc94471132"/>
      <w:r>
        <w:t>Mô hình COST-231 Walfisch-Ikegami</w:t>
      </w:r>
      <w:bookmarkEnd w:id="49"/>
      <w:r>
        <w:t xml:space="preserve"> </w:t>
      </w:r>
    </w:p>
    <w:p w14:paraId="123DA570" w14:textId="77777777" w:rsidR="004D73A3" w:rsidRDefault="00325B76" w:rsidP="00B14424">
      <w:r>
        <w:t>Đây là một mô hình</w:t>
      </w:r>
      <w:r w:rsidR="00ED7D8C">
        <w:t xml:space="preserve"> mở rộng của mô hình COST Hata</w:t>
      </w:r>
      <w:r w:rsidR="007412D7">
        <w:t>. Nó được dùng cho tần số trên 2000 MHz</w:t>
      </w:r>
      <w:r w:rsidR="004D73A3">
        <w:t>. Khi có Line of Site (LOS) giữa máy phát và máy thu thì suy hao được tính như sau:</w:t>
      </w:r>
    </w:p>
    <w:p w14:paraId="70AEC124" w14:textId="2084DFC1" w:rsidR="00744036" w:rsidRDefault="00BB46AC" w:rsidP="00744036">
      <w:pPr>
        <w:jc w:val="center"/>
      </w:pPr>
      <w:r w:rsidRPr="00BB46AC">
        <w:rPr>
          <w:position w:val="-14"/>
        </w:rPr>
        <w:object w:dxaOrig="3480" w:dyaOrig="400" w14:anchorId="36A68994">
          <v:shape id="_x0000_i1067" type="#_x0000_t75" style="width:174pt;height:20pt" o:ole="">
            <v:imagedata r:id="rId102" o:title=""/>
          </v:shape>
          <o:OLEObject Type="Embed" ProgID="Equation.DSMT4" ShapeID="_x0000_i1067" DrawAspect="Content" ObjectID="_1706362571" r:id="rId103"/>
        </w:object>
      </w:r>
    </w:p>
    <w:p w14:paraId="239E9412" w14:textId="77777777" w:rsidR="00B43186" w:rsidRDefault="00B43186" w:rsidP="00B14424">
      <w:r>
        <w:t>Khi không có LOS:</w:t>
      </w:r>
    </w:p>
    <w:p w14:paraId="2B6D2E86" w14:textId="670C0455" w:rsidR="00BB46AC" w:rsidRDefault="00E76B9F" w:rsidP="00BB46AC">
      <w:pPr>
        <w:jc w:val="center"/>
      </w:pPr>
      <w:r w:rsidRPr="00E76B9F">
        <w:rPr>
          <w:position w:val="-12"/>
        </w:rPr>
        <w:object w:dxaOrig="2100" w:dyaOrig="360" w14:anchorId="0F804967">
          <v:shape id="_x0000_i1068" type="#_x0000_t75" style="width:105.35pt;height:18pt" o:ole="">
            <v:imagedata r:id="rId104" o:title=""/>
          </v:shape>
          <o:OLEObject Type="Embed" ProgID="Equation.DSMT4" ShapeID="_x0000_i1068" DrawAspect="Content" ObjectID="_1706362572" r:id="rId105"/>
        </w:object>
      </w:r>
    </w:p>
    <w:p w14:paraId="69F8FE0F" w14:textId="77777777" w:rsidR="00EE1439" w:rsidRDefault="00B43186" w:rsidP="00B14424">
      <w:r>
        <w:t>Trong đó L</w:t>
      </w:r>
      <w:r>
        <w:rPr>
          <w:vertAlign w:val="subscript"/>
        </w:rPr>
        <w:t>0</w:t>
      </w:r>
      <w:r>
        <w:t xml:space="preserve"> là</w:t>
      </w:r>
      <w:r w:rsidR="00EE1439">
        <w:t xml:space="preserve"> không gian suy hao và có công thức:</w:t>
      </w:r>
    </w:p>
    <w:p w14:paraId="61042324" w14:textId="7E376459" w:rsidR="00E76B9F" w:rsidRDefault="00895F0A" w:rsidP="00E76B9F">
      <w:pPr>
        <w:jc w:val="center"/>
      </w:pPr>
      <w:r w:rsidRPr="00895F0A">
        <w:rPr>
          <w:position w:val="-14"/>
        </w:rPr>
        <w:object w:dxaOrig="3400" w:dyaOrig="400" w14:anchorId="2466EF87">
          <v:shape id="_x0000_i1069" type="#_x0000_t75" style="width:170pt;height:20pt" o:ole="">
            <v:imagedata r:id="rId106" o:title=""/>
          </v:shape>
          <o:OLEObject Type="Embed" ProgID="Equation.DSMT4" ShapeID="_x0000_i1069" DrawAspect="Content" ObjectID="_1706362573" r:id="rId107"/>
        </w:object>
      </w:r>
    </w:p>
    <w:p w14:paraId="4A8CC0F1" w14:textId="797F4F3C" w:rsidR="00DB3486" w:rsidRDefault="005B765C" w:rsidP="00DB3486">
      <w:r>
        <w:t>L</w:t>
      </w:r>
      <w:r>
        <w:rPr>
          <w:vertAlign w:val="subscript"/>
        </w:rPr>
        <w:t>RTS</w:t>
      </w:r>
      <w:r>
        <w:t xml:space="preserve"> là </w:t>
      </w:r>
      <w:r w:rsidR="00ED7D8C">
        <w:t xml:space="preserve"> </w:t>
      </w:r>
      <w:r w:rsidR="00450C91">
        <w:t>nhiễu xạ và có công thức:</w:t>
      </w:r>
    </w:p>
    <w:p w14:paraId="76C53BB8" w14:textId="625A9E26" w:rsidR="00895F0A" w:rsidRPr="00DB3486" w:rsidRDefault="00DF7988" w:rsidP="00895F0A">
      <w:pPr>
        <w:jc w:val="center"/>
      </w:pPr>
      <w:r w:rsidRPr="0081061E">
        <w:rPr>
          <w:position w:val="-14"/>
        </w:rPr>
        <w:object w:dxaOrig="5679" w:dyaOrig="400" w14:anchorId="6DBDF8D2">
          <v:shape id="_x0000_i1070" type="#_x0000_t75" style="width:284pt;height:20pt" o:ole="">
            <v:imagedata r:id="rId108" o:title=""/>
          </v:shape>
          <o:OLEObject Type="Embed" ProgID="Equation.DSMT4" ShapeID="_x0000_i1070" DrawAspect="Content" ObjectID="_1706362574" r:id="rId109"/>
        </w:object>
      </w:r>
    </w:p>
    <w:p w14:paraId="02B086BD" w14:textId="7DC05A6B" w:rsidR="002C322D" w:rsidRDefault="00DB15ED" w:rsidP="002C322D">
      <w:r>
        <w:lastRenderedPageBreak/>
        <w:t>Trong đó L</w:t>
      </w:r>
      <w:r>
        <w:rPr>
          <w:vertAlign w:val="subscript"/>
        </w:rPr>
        <w:t xml:space="preserve">ORI </w:t>
      </w:r>
      <w:r>
        <w:t xml:space="preserve">là </w:t>
      </w:r>
      <w:r w:rsidR="009236E6">
        <w:t>phương trình của hướng anten so với đường a</w:t>
      </w:r>
      <w:r w:rsidR="00EB4414">
        <w:t>, được xác định là:</w:t>
      </w:r>
    </w:p>
    <w:p w14:paraId="501E5B8E" w14:textId="01D7ACB7" w:rsidR="00BE02ED" w:rsidRPr="002C322D" w:rsidRDefault="002439BC" w:rsidP="00BE02ED">
      <w:pPr>
        <w:jc w:val="center"/>
      </w:pPr>
      <w:r w:rsidRPr="00D44D89">
        <w:rPr>
          <w:position w:val="-52"/>
        </w:rPr>
        <w:object w:dxaOrig="4040" w:dyaOrig="1160" w14:anchorId="539CE429">
          <v:shape id="_x0000_i1071" type="#_x0000_t75" style="width:202pt;height:58pt" o:ole="">
            <v:imagedata r:id="rId110" o:title=""/>
          </v:shape>
          <o:OLEObject Type="Embed" ProgID="Equation.DSMT4" ShapeID="_x0000_i1071" DrawAspect="Content" ObjectID="_1706362575" r:id="rId111"/>
        </w:object>
      </w:r>
    </w:p>
    <w:p w14:paraId="25821B12" w14:textId="3CBFB5AB" w:rsidR="00EB4414" w:rsidRDefault="005F0BED" w:rsidP="00B14424">
      <w:r>
        <w:t>L</w:t>
      </w:r>
      <w:r>
        <w:rPr>
          <w:vertAlign w:val="subscript"/>
        </w:rPr>
        <w:t>MSD</w:t>
      </w:r>
      <w:r>
        <w:t xml:space="preserve"> là sự mất nhiễu xạ do chướng ngại vật:</w:t>
      </w:r>
    </w:p>
    <w:p w14:paraId="1D1F50ED" w14:textId="7F8B44AC" w:rsidR="007E3EB9" w:rsidRDefault="00FB1D70" w:rsidP="007E3EB9">
      <w:pPr>
        <w:jc w:val="center"/>
      </w:pPr>
      <w:r w:rsidRPr="007162DA">
        <w:rPr>
          <w:position w:val="-14"/>
        </w:rPr>
        <w:object w:dxaOrig="5080" w:dyaOrig="400" w14:anchorId="5B0B8F47">
          <v:shape id="_x0000_i1072" type="#_x0000_t75" style="width:254pt;height:20pt" o:ole="">
            <v:imagedata r:id="rId112" o:title=""/>
          </v:shape>
          <o:OLEObject Type="Embed" ProgID="Equation.DSMT4" ShapeID="_x0000_i1072" DrawAspect="Content" ObjectID="_1706362576" r:id="rId113"/>
        </w:object>
      </w:r>
    </w:p>
    <w:p w14:paraId="34561750" w14:textId="1ADC7EF1" w:rsidR="00FB1D70" w:rsidRDefault="00B0566E" w:rsidP="007E3EB9">
      <w:pPr>
        <w:jc w:val="center"/>
      </w:pPr>
      <w:r w:rsidRPr="0017287F">
        <w:rPr>
          <w:position w:val="-34"/>
        </w:rPr>
        <w:object w:dxaOrig="5200" w:dyaOrig="800" w14:anchorId="519D81B4">
          <v:shape id="_x0000_i1073" type="#_x0000_t75" style="width:260pt;height:40pt" o:ole="">
            <v:imagedata r:id="rId114" o:title=""/>
          </v:shape>
          <o:OLEObject Type="Embed" ProgID="Equation.DSMT4" ShapeID="_x0000_i1073" DrawAspect="Content" ObjectID="_1706362577" r:id="rId115"/>
        </w:object>
      </w:r>
    </w:p>
    <w:p w14:paraId="7E47687C" w14:textId="547ED174" w:rsidR="00B0566E" w:rsidRDefault="001B5A04" w:rsidP="007E3EB9">
      <w:pPr>
        <w:jc w:val="center"/>
      </w:pPr>
      <w:r w:rsidRPr="001B5A04">
        <w:rPr>
          <w:position w:val="-32"/>
        </w:rPr>
        <w:object w:dxaOrig="4700" w:dyaOrig="760" w14:anchorId="3CEF45D1">
          <v:shape id="_x0000_i1074" type="#_x0000_t75" style="width:235.35pt;height:38pt" o:ole="">
            <v:imagedata r:id="rId116" o:title=""/>
          </v:shape>
          <o:OLEObject Type="Embed" ProgID="Equation.DSMT4" ShapeID="_x0000_i1074" DrawAspect="Content" ObjectID="_1706362578" r:id="rId117"/>
        </w:object>
      </w:r>
    </w:p>
    <w:p w14:paraId="3FACF6FE" w14:textId="6082ACAE" w:rsidR="001B5A04" w:rsidRDefault="0078006D" w:rsidP="007E3EB9">
      <w:pPr>
        <w:jc w:val="center"/>
      </w:pPr>
      <w:r w:rsidRPr="002960AC">
        <w:rPr>
          <w:position w:val="-52"/>
        </w:rPr>
        <w:object w:dxaOrig="4640" w:dyaOrig="1160" w14:anchorId="60D19B9E">
          <v:shape id="_x0000_i1075" type="#_x0000_t75" style="width:232pt;height:58pt" o:ole="">
            <v:imagedata r:id="rId118" o:title=""/>
          </v:shape>
          <o:OLEObject Type="Embed" ProgID="Equation.DSMT4" ShapeID="_x0000_i1075" DrawAspect="Content" ObjectID="_1706362579" r:id="rId119"/>
        </w:object>
      </w:r>
    </w:p>
    <w:p w14:paraId="5B08516D" w14:textId="6279CE9D" w:rsidR="0056231B" w:rsidRPr="00DB15ED" w:rsidRDefault="0056231B" w:rsidP="007E3EB9">
      <w:pPr>
        <w:jc w:val="center"/>
      </w:pPr>
      <w:r w:rsidRPr="0056231B">
        <w:rPr>
          <w:position w:val="-28"/>
        </w:rPr>
        <w:object w:dxaOrig="1800" w:dyaOrig="680" w14:anchorId="5BB6C7D4">
          <v:shape id="_x0000_i1076" type="#_x0000_t75" style="width:90pt;height:34pt" o:ole="">
            <v:imagedata r:id="rId120" o:title=""/>
          </v:shape>
          <o:OLEObject Type="Embed" ProgID="Equation.DSMT4" ShapeID="_x0000_i1076" DrawAspect="Content" ObjectID="_1706362580" r:id="rId121"/>
        </w:object>
      </w:r>
    </w:p>
    <w:p w14:paraId="62EA9AA0" w14:textId="77777777" w:rsidR="005F0BED" w:rsidRPr="005F0BED" w:rsidRDefault="00E36475" w:rsidP="00E36475">
      <w:pPr>
        <w:pStyle w:val="Heading2"/>
      </w:pPr>
      <w:bookmarkStart w:id="50" w:name="_Toc94471133"/>
      <w:r>
        <w:t>Mô hình Ericsson 9999</w:t>
      </w:r>
      <w:bookmarkEnd w:id="50"/>
    </w:p>
    <w:p w14:paraId="3A16B10A" w14:textId="77777777" w:rsidR="00214EA3" w:rsidRDefault="00214EA3" w:rsidP="00214EA3">
      <w:r>
        <w:t>Đây cũng là phiên bản mở rộng của mô hình Hata</w:t>
      </w:r>
      <w:r w:rsidR="00176791">
        <w:t>. Mô hình này sử dụng cho tần số 1900 MHz và ta có thể điều chỉnh các thông số theo kịch bản đã cho</w:t>
      </w:r>
      <w:r w:rsidR="00CB7FDF">
        <w:t>. Suy hao được tính theo công thức:</w:t>
      </w:r>
    </w:p>
    <w:p w14:paraId="252231FB" w14:textId="51F8B358" w:rsidR="00F10D52" w:rsidRDefault="000C1236" w:rsidP="00F10D52">
      <w:pPr>
        <w:jc w:val="center"/>
      </w:pPr>
      <w:r w:rsidRPr="00570EC7">
        <w:rPr>
          <w:position w:val="-14"/>
        </w:rPr>
        <w:object w:dxaOrig="7580" w:dyaOrig="460" w14:anchorId="2EC7774C">
          <v:shape id="_x0000_i1077" type="#_x0000_t75" style="width:379.35pt;height:23.35pt" o:ole="">
            <v:imagedata r:id="rId122" o:title=""/>
          </v:shape>
          <o:OLEObject Type="Embed" ProgID="Equation.DSMT4" ShapeID="_x0000_i1077" DrawAspect="Content" ObjectID="_1706362581" r:id="rId123"/>
        </w:object>
      </w:r>
    </w:p>
    <w:p w14:paraId="028A7D86" w14:textId="2828CCE5" w:rsidR="00992F5D" w:rsidRDefault="00992F5D" w:rsidP="00214EA3">
      <w:r>
        <w:t>Trong đó</w:t>
      </w:r>
    </w:p>
    <w:p w14:paraId="5243FF34" w14:textId="66AA00EA" w:rsidR="000E3AE7" w:rsidRDefault="006600D8" w:rsidP="000E3AE7">
      <w:pPr>
        <w:jc w:val="center"/>
      </w:pPr>
      <w:r w:rsidRPr="006600D8">
        <w:rPr>
          <w:position w:val="-14"/>
        </w:rPr>
        <w:object w:dxaOrig="3720" w:dyaOrig="460" w14:anchorId="7A147CCE">
          <v:shape id="_x0000_i1078" type="#_x0000_t75" style="width:186pt;height:23.35pt" o:ole="">
            <v:imagedata r:id="rId124" o:title=""/>
          </v:shape>
          <o:OLEObject Type="Embed" ProgID="Equation.DSMT4" ShapeID="_x0000_i1078" DrawAspect="Content" ObjectID="_1706362582" r:id="rId125"/>
        </w:object>
      </w:r>
    </w:p>
    <w:p w14:paraId="1051BBE4" w14:textId="2828CCE5" w:rsidR="006A757B" w:rsidRDefault="00992F5D" w:rsidP="00384D02">
      <w:r>
        <w:t>Các giá trị của a</w:t>
      </w:r>
      <w:r>
        <w:rPr>
          <w:vertAlign w:val="subscript"/>
        </w:rPr>
        <w:t>0</w:t>
      </w:r>
      <w:r>
        <w:t xml:space="preserve"> , a</w:t>
      </w:r>
      <w:r>
        <w:rPr>
          <w:vertAlign w:val="subscript"/>
        </w:rPr>
        <w:t>1</w:t>
      </w:r>
      <w:r>
        <w:t>, a</w:t>
      </w:r>
      <w:r>
        <w:rPr>
          <w:vertAlign w:val="subscript"/>
        </w:rPr>
        <w:t>2</w:t>
      </w:r>
      <w:r>
        <w:t>, a</w:t>
      </w:r>
      <w:r>
        <w:rPr>
          <w:vertAlign w:val="subscript"/>
        </w:rPr>
        <w:t>3</w:t>
      </w:r>
      <w:r>
        <w:t xml:space="preserve"> là không đổi nhưng chúng có thể thay đổi tùy theo môi trường</w:t>
      </w:r>
      <w:r w:rsidR="00A66E45">
        <w:t>. Các giá trị này cho mô hình Ericsson cung cấp a</w:t>
      </w:r>
      <w:r w:rsidR="00A66E45">
        <w:rPr>
          <w:vertAlign w:val="subscript"/>
        </w:rPr>
        <w:t>0</w:t>
      </w:r>
      <w:r w:rsidR="00A66E45">
        <w:t xml:space="preserve"> = 36.2, a</w:t>
      </w:r>
      <w:r w:rsidR="00A66E45">
        <w:rPr>
          <w:vertAlign w:val="subscript"/>
        </w:rPr>
        <w:t>1</w:t>
      </w:r>
      <w:r w:rsidR="00A66E45">
        <w:t xml:space="preserve"> = 30.2, a</w:t>
      </w:r>
      <w:r w:rsidR="00A66E45">
        <w:rPr>
          <w:vertAlign w:val="subscript"/>
        </w:rPr>
        <w:t>2</w:t>
      </w:r>
      <w:r w:rsidR="00A66E45">
        <w:t xml:space="preserve"> = 12.0, a</w:t>
      </w:r>
      <w:r w:rsidR="00A66E45">
        <w:rPr>
          <w:vertAlign w:val="subscript"/>
        </w:rPr>
        <w:t>3</w:t>
      </w:r>
      <w:r w:rsidR="00A66E45">
        <w:t xml:space="preserve"> = 0.1</w:t>
      </w:r>
    </w:p>
    <w:p w14:paraId="387FEB4E" w14:textId="2828CCE5" w:rsidR="003E3BB6" w:rsidRDefault="003E3BB6" w:rsidP="00042B93">
      <w:pPr>
        <w:pStyle w:val="Heading2"/>
      </w:pPr>
      <w:bookmarkStart w:id="51" w:name="_Toc94471134"/>
      <w:r>
        <w:lastRenderedPageBreak/>
        <w:t xml:space="preserve">So sánh </w:t>
      </w:r>
      <w:r w:rsidR="00042B93">
        <w:t>giữa các mô hình</w:t>
      </w:r>
      <w:bookmarkEnd w:id="51"/>
    </w:p>
    <w:p w14:paraId="6087AB45" w14:textId="295BB4E8" w:rsidR="00F01507" w:rsidRDefault="00F01507" w:rsidP="00F01507">
      <w:pPr>
        <w:pStyle w:val="Caption"/>
        <w:keepNext/>
      </w:pPr>
      <w:bookmarkStart w:id="52" w:name="_Ref94384639"/>
      <w:bookmarkStart w:id="53" w:name="_Toc94471161"/>
      <w:r>
        <w:t xml:space="preserve">Bảng </w:t>
      </w:r>
      <w:fldSimple w:instr=" STYLEREF 1 \s ">
        <w:r w:rsidR="005235FE">
          <w:rPr>
            <w:noProof/>
          </w:rPr>
          <w:t>3</w:t>
        </w:r>
      </w:fldSimple>
      <w:r w:rsidR="00B22D1D">
        <w:t>.</w:t>
      </w:r>
      <w:fldSimple w:instr=" SEQ Bảng \* ARABIC \s 1 ">
        <w:r w:rsidR="005235FE">
          <w:rPr>
            <w:noProof/>
          </w:rPr>
          <w:t>2</w:t>
        </w:r>
      </w:fldSimple>
      <w:r w:rsidR="00776B22">
        <w:t xml:space="preserve">. So sánh </w:t>
      </w:r>
      <w:r w:rsidR="00A610B2">
        <w:t>giữa</w:t>
      </w:r>
      <w:r w:rsidR="00776B22">
        <w:t xml:space="preserve"> các mô hình</w:t>
      </w:r>
      <w:bookmarkEnd w:id="52"/>
      <w:bookmarkEnd w:id="53"/>
    </w:p>
    <w:tbl>
      <w:tblPr>
        <w:tblStyle w:val="TableGrid"/>
        <w:tblW w:w="0" w:type="auto"/>
        <w:jc w:val="center"/>
        <w:tblLook w:val="04A0" w:firstRow="1" w:lastRow="0" w:firstColumn="1" w:lastColumn="0" w:noHBand="0" w:noVBand="1"/>
      </w:tblPr>
      <w:tblGrid>
        <w:gridCol w:w="1198"/>
        <w:gridCol w:w="924"/>
        <w:gridCol w:w="1327"/>
        <w:gridCol w:w="1119"/>
        <w:gridCol w:w="1119"/>
        <w:gridCol w:w="1124"/>
        <w:gridCol w:w="1124"/>
        <w:gridCol w:w="1124"/>
      </w:tblGrid>
      <w:tr w:rsidR="002960AC" w14:paraId="11BCC515" w14:textId="77777777" w:rsidTr="000B198B">
        <w:trPr>
          <w:jc w:val="center"/>
        </w:trPr>
        <w:tc>
          <w:tcPr>
            <w:tcW w:w="1198" w:type="dxa"/>
          </w:tcPr>
          <w:p w14:paraId="30C7F40D" w14:textId="1510EAA6" w:rsidR="00C35AA0" w:rsidRDefault="00562DDA" w:rsidP="00042B93">
            <w:pPr>
              <w:ind w:firstLine="0"/>
            </w:pPr>
            <w:r>
              <w:t>Mô hình</w:t>
            </w:r>
          </w:p>
        </w:tc>
        <w:tc>
          <w:tcPr>
            <w:tcW w:w="924" w:type="dxa"/>
          </w:tcPr>
          <w:p w14:paraId="4EF4A641" w14:textId="59E6C02E" w:rsidR="00C35AA0" w:rsidRDefault="00562DDA" w:rsidP="00042B93">
            <w:pPr>
              <w:ind w:firstLine="0"/>
            </w:pPr>
            <w:r>
              <w:t>Tần số</w:t>
            </w:r>
          </w:p>
          <w:p w14:paraId="01EA6A0C" w14:textId="0CF5A6B6" w:rsidR="00C35AA0" w:rsidRDefault="00C35AA0" w:rsidP="00042B93">
            <w:pPr>
              <w:ind w:firstLine="0"/>
            </w:pPr>
            <w:r>
              <w:t>(MHz)</w:t>
            </w:r>
          </w:p>
        </w:tc>
        <w:tc>
          <w:tcPr>
            <w:tcW w:w="1327" w:type="dxa"/>
          </w:tcPr>
          <w:p w14:paraId="18F3013D" w14:textId="3378BE1F" w:rsidR="00C35AA0" w:rsidRDefault="00562DDA" w:rsidP="00042B93">
            <w:pPr>
              <w:ind w:firstLine="0"/>
            </w:pPr>
            <w:r>
              <w:t>Khoảng cách</w:t>
            </w:r>
            <w:r w:rsidR="00ED2FEB">
              <w:t xml:space="preserve"> (km)</w:t>
            </w:r>
          </w:p>
        </w:tc>
        <w:tc>
          <w:tcPr>
            <w:tcW w:w="1119" w:type="dxa"/>
          </w:tcPr>
          <w:p w14:paraId="3D834174" w14:textId="5A771CC7" w:rsidR="00C35AA0" w:rsidRDefault="00ED2FEB" w:rsidP="00042B93">
            <w:pPr>
              <w:ind w:firstLine="0"/>
            </w:pPr>
            <w:r>
              <w:t>Chiều cao BS (m)</w:t>
            </w:r>
          </w:p>
        </w:tc>
        <w:tc>
          <w:tcPr>
            <w:tcW w:w="1119" w:type="dxa"/>
          </w:tcPr>
          <w:p w14:paraId="6F72C3C6" w14:textId="6883D87D" w:rsidR="00C35AA0" w:rsidRDefault="00ED2FEB" w:rsidP="00042B93">
            <w:pPr>
              <w:ind w:firstLine="0"/>
            </w:pPr>
            <w:r>
              <w:t>Chiều cao máy thu (m)</w:t>
            </w:r>
          </w:p>
        </w:tc>
        <w:tc>
          <w:tcPr>
            <w:tcW w:w="1124" w:type="dxa"/>
          </w:tcPr>
          <w:p w14:paraId="20CD6B75" w14:textId="3190B745" w:rsidR="00C35AA0" w:rsidRDefault="005723E2" w:rsidP="00042B93">
            <w:pPr>
              <w:ind w:firstLine="0"/>
            </w:pPr>
            <w:r>
              <w:t>Suy hao khu A (dB)</w:t>
            </w:r>
          </w:p>
        </w:tc>
        <w:tc>
          <w:tcPr>
            <w:tcW w:w="1124" w:type="dxa"/>
          </w:tcPr>
          <w:p w14:paraId="03A029F8" w14:textId="0B401ED9" w:rsidR="00C35AA0" w:rsidRDefault="005723E2" w:rsidP="00042B93">
            <w:pPr>
              <w:ind w:firstLine="0"/>
            </w:pPr>
            <w:r>
              <w:t>Suy hao khu B (dB)</w:t>
            </w:r>
          </w:p>
        </w:tc>
        <w:tc>
          <w:tcPr>
            <w:tcW w:w="1124" w:type="dxa"/>
          </w:tcPr>
          <w:p w14:paraId="3276C6FE" w14:textId="5007293D" w:rsidR="00C35AA0" w:rsidRDefault="005723E2" w:rsidP="00042B93">
            <w:pPr>
              <w:ind w:firstLine="0"/>
            </w:pPr>
            <w:r>
              <w:t>Suy hao khu C (dB)</w:t>
            </w:r>
          </w:p>
        </w:tc>
      </w:tr>
      <w:tr w:rsidR="002960AC" w14:paraId="3E300973" w14:textId="77777777" w:rsidTr="000B198B">
        <w:trPr>
          <w:jc w:val="center"/>
        </w:trPr>
        <w:tc>
          <w:tcPr>
            <w:tcW w:w="1198" w:type="dxa"/>
          </w:tcPr>
          <w:p w14:paraId="11E1830F" w14:textId="28387E8D" w:rsidR="00C35AA0" w:rsidRDefault="005723E2" w:rsidP="00042B93">
            <w:pPr>
              <w:ind w:firstLine="0"/>
            </w:pPr>
            <w:r>
              <w:t>SUI</w:t>
            </w:r>
          </w:p>
        </w:tc>
        <w:tc>
          <w:tcPr>
            <w:tcW w:w="924" w:type="dxa"/>
          </w:tcPr>
          <w:p w14:paraId="136D946B" w14:textId="0A56ABE2" w:rsidR="00C35AA0" w:rsidRDefault="005723E2" w:rsidP="00042B93">
            <w:pPr>
              <w:ind w:firstLine="0"/>
            </w:pPr>
            <w:r>
              <w:t>1900</w:t>
            </w:r>
          </w:p>
        </w:tc>
        <w:tc>
          <w:tcPr>
            <w:tcW w:w="1327" w:type="dxa"/>
          </w:tcPr>
          <w:p w14:paraId="6DE388A9" w14:textId="57E0DA25" w:rsidR="00C35AA0" w:rsidRDefault="005723E2" w:rsidP="00042B93">
            <w:pPr>
              <w:ind w:firstLine="0"/>
            </w:pPr>
            <w:r>
              <w:t>5</w:t>
            </w:r>
          </w:p>
        </w:tc>
        <w:tc>
          <w:tcPr>
            <w:tcW w:w="1119" w:type="dxa"/>
          </w:tcPr>
          <w:p w14:paraId="4CFEB9A6" w14:textId="0FC87555" w:rsidR="00C35AA0" w:rsidRDefault="005723E2" w:rsidP="00042B93">
            <w:pPr>
              <w:ind w:firstLine="0"/>
            </w:pPr>
            <w:r>
              <w:t>30</w:t>
            </w:r>
          </w:p>
        </w:tc>
        <w:tc>
          <w:tcPr>
            <w:tcW w:w="1119" w:type="dxa"/>
          </w:tcPr>
          <w:p w14:paraId="6324F1B0" w14:textId="184A048A" w:rsidR="00C35AA0" w:rsidRDefault="005723E2" w:rsidP="00042B93">
            <w:pPr>
              <w:ind w:firstLine="0"/>
            </w:pPr>
            <w:r>
              <w:t>3</w:t>
            </w:r>
          </w:p>
        </w:tc>
        <w:tc>
          <w:tcPr>
            <w:tcW w:w="1124" w:type="dxa"/>
          </w:tcPr>
          <w:p w14:paraId="1B58EBB8" w14:textId="342C224D" w:rsidR="00C35AA0" w:rsidRDefault="005723E2" w:rsidP="00042B93">
            <w:pPr>
              <w:ind w:firstLine="0"/>
            </w:pPr>
            <w:r>
              <w:t>72.17</w:t>
            </w:r>
          </w:p>
        </w:tc>
        <w:tc>
          <w:tcPr>
            <w:tcW w:w="1124" w:type="dxa"/>
          </w:tcPr>
          <w:p w14:paraId="3D57B235" w14:textId="11748B9B" w:rsidR="00C35AA0" w:rsidRDefault="005723E2" w:rsidP="00042B93">
            <w:pPr>
              <w:ind w:firstLine="0"/>
            </w:pPr>
            <w:r>
              <w:t>59.83</w:t>
            </w:r>
          </w:p>
        </w:tc>
        <w:tc>
          <w:tcPr>
            <w:tcW w:w="1124" w:type="dxa"/>
          </w:tcPr>
          <w:p w14:paraId="685C7637" w14:textId="2BD98D1E" w:rsidR="00C35AA0" w:rsidRDefault="005723E2" w:rsidP="00042B93">
            <w:pPr>
              <w:ind w:firstLine="0"/>
            </w:pPr>
            <w:r>
              <w:t>38.20</w:t>
            </w:r>
          </w:p>
        </w:tc>
      </w:tr>
      <w:tr w:rsidR="002960AC" w14:paraId="78C3D695" w14:textId="77777777" w:rsidTr="000B198B">
        <w:trPr>
          <w:jc w:val="center"/>
        </w:trPr>
        <w:tc>
          <w:tcPr>
            <w:tcW w:w="1198" w:type="dxa"/>
          </w:tcPr>
          <w:p w14:paraId="53E76914" w14:textId="25003968" w:rsidR="00C35AA0" w:rsidRDefault="005723E2" w:rsidP="00042B93">
            <w:pPr>
              <w:ind w:firstLine="0"/>
            </w:pPr>
            <w:r>
              <w:t>SUI</w:t>
            </w:r>
          </w:p>
        </w:tc>
        <w:tc>
          <w:tcPr>
            <w:tcW w:w="924" w:type="dxa"/>
          </w:tcPr>
          <w:p w14:paraId="6FB6F81C" w14:textId="3F804C72" w:rsidR="00C35AA0" w:rsidRDefault="0016520D" w:rsidP="00042B93">
            <w:pPr>
              <w:ind w:firstLine="0"/>
            </w:pPr>
            <w:r>
              <w:t>1900</w:t>
            </w:r>
          </w:p>
        </w:tc>
        <w:tc>
          <w:tcPr>
            <w:tcW w:w="1327" w:type="dxa"/>
          </w:tcPr>
          <w:p w14:paraId="59592DD3" w14:textId="681DABE2" w:rsidR="00C35AA0" w:rsidRDefault="0016520D" w:rsidP="00042B93">
            <w:pPr>
              <w:ind w:firstLine="0"/>
            </w:pPr>
            <w:r>
              <w:t>5</w:t>
            </w:r>
          </w:p>
        </w:tc>
        <w:tc>
          <w:tcPr>
            <w:tcW w:w="1119" w:type="dxa"/>
          </w:tcPr>
          <w:p w14:paraId="4D3FE7F8" w14:textId="4A64ED00" w:rsidR="00C35AA0" w:rsidRDefault="0016520D" w:rsidP="00042B93">
            <w:pPr>
              <w:ind w:firstLine="0"/>
            </w:pPr>
            <w:r>
              <w:t>80</w:t>
            </w:r>
          </w:p>
        </w:tc>
        <w:tc>
          <w:tcPr>
            <w:tcW w:w="1119" w:type="dxa"/>
          </w:tcPr>
          <w:p w14:paraId="27B2F9A6" w14:textId="1CE4E9C6" w:rsidR="00C35AA0" w:rsidRDefault="0016520D" w:rsidP="00042B93">
            <w:pPr>
              <w:ind w:firstLine="0"/>
            </w:pPr>
            <w:r>
              <w:t>3</w:t>
            </w:r>
          </w:p>
        </w:tc>
        <w:tc>
          <w:tcPr>
            <w:tcW w:w="1124" w:type="dxa"/>
          </w:tcPr>
          <w:p w14:paraId="18202601" w14:textId="15A9AE6B" w:rsidR="00C35AA0" w:rsidRDefault="0016520D" w:rsidP="00042B93">
            <w:pPr>
              <w:ind w:firstLine="0"/>
            </w:pPr>
            <w:r>
              <w:t>72.17</w:t>
            </w:r>
          </w:p>
        </w:tc>
        <w:tc>
          <w:tcPr>
            <w:tcW w:w="1124" w:type="dxa"/>
          </w:tcPr>
          <w:p w14:paraId="245EBFE5" w14:textId="1725D6C6" w:rsidR="00C35AA0" w:rsidRDefault="005723E2" w:rsidP="00042B93">
            <w:pPr>
              <w:ind w:firstLine="0"/>
            </w:pPr>
            <w:r>
              <w:t>59.83</w:t>
            </w:r>
          </w:p>
        </w:tc>
        <w:tc>
          <w:tcPr>
            <w:tcW w:w="1124" w:type="dxa"/>
          </w:tcPr>
          <w:p w14:paraId="61F46B43" w14:textId="2302474E" w:rsidR="00C35AA0" w:rsidRDefault="005723E2" w:rsidP="00042B93">
            <w:pPr>
              <w:ind w:firstLine="0"/>
            </w:pPr>
            <w:r>
              <w:t>38.24</w:t>
            </w:r>
          </w:p>
        </w:tc>
      </w:tr>
      <w:tr w:rsidR="002960AC" w14:paraId="016EA5C4" w14:textId="77777777" w:rsidTr="000B198B">
        <w:trPr>
          <w:jc w:val="center"/>
        </w:trPr>
        <w:tc>
          <w:tcPr>
            <w:tcW w:w="1198" w:type="dxa"/>
          </w:tcPr>
          <w:p w14:paraId="0C0C0BE4" w14:textId="6FC2E366" w:rsidR="00C35AA0" w:rsidRDefault="0016520D" w:rsidP="00042B93">
            <w:pPr>
              <w:ind w:firstLine="0"/>
            </w:pPr>
            <w:r>
              <w:t>SUI</w:t>
            </w:r>
          </w:p>
        </w:tc>
        <w:tc>
          <w:tcPr>
            <w:tcW w:w="924" w:type="dxa"/>
          </w:tcPr>
          <w:p w14:paraId="4530E3BF" w14:textId="5F1CC25B" w:rsidR="00C35AA0" w:rsidRDefault="0016520D" w:rsidP="00042B93">
            <w:pPr>
              <w:ind w:firstLine="0"/>
            </w:pPr>
            <w:r>
              <w:t>2100</w:t>
            </w:r>
          </w:p>
        </w:tc>
        <w:tc>
          <w:tcPr>
            <w:tcW w:w="1327" w:type="dxa"/>
          </w:tcPr>
          <w:p w14:paraId="7F9DFFE2" w14:textId="5557F343" w:rsidR="00C35AA0" w:rsidRDefault="0016520D" w:rsidP="00042B93">
            <w:pPr>
              <w:ind w:firstLine="0"/>
            </w:pPr>
            <w:r>
              <w:t>5</w:t>
            </w:r>
          </w:p>
        </w:tc>
        <w:tc>
          <w:tcPr>
            <w:tcW w:w="1119" w:type="dxa"/>
          </w:tcPr>
          <w:p w14:paraId="6B6E77B6" w14:textId="1153B8D5" w:rsidR="00C35AA0" w:rsidRDefault="0016520D" w:rsidP="00042B93">
            <w:pPr>
              <w:ind w:firstLine="0"/>
            </w:pPr>
            <w:r>
              <w:t>30</w:t>
            </w:r>
          </w:p>
        </w:tc>
        <w:tc>
          <w:tcPr>
            <w:tcW w:w="1119" w:type="dxa"/>
          </w:tcPr>
          <w:p w14:paraId="07F36FA4" w14:textId="14E9236E" w:rsidR="00C35AA0" w:rsidRDefault="0016520D" w:rsidP="00042B93">
            <w:pPr>
              <w:ind w:firstLine="0"/>
            </w:pPr>
            <w:r>
              <w:t>3</w:t>
            </w:r>
          </w:p>
        </w:tc>
        <w:tc>
          <w:tcPr>
            <w:tcW w:w="1124" w:type="dxa"/>
          </w:tcPr>
          <w:p w14:paraId="210E970F" w14:textId="57B580BE" w:rsidR="00C35AA0" w:rsidRDefault="0016520D" w:rsidP="00042B93">
            <w:pPr>
              <w:ind w:firstLine="0"/>
            </w:pPr>
            <w:r>
              <w:t>73.43</w:t>
            </w:r>
          </w:p>
        </w:tc>
        <w:tc>
          <w:tcPr>
            <w:tcW w:w="1124" w:type="dxa"/>
          </w:tcPr>
          <w:p w14:paraId="47C5E1EE" w14:textId="7CD91DAE" w:rsidR="00C35AA0" w:rsidRDefault="003C0F0D" w:rsidP="00042B93">
            <w:pPr>
              <w:ind w:firstLine="0"/>
            </w:pPr>
            <w:r>
              <w:t>60.56</w:t>
            </w:r>
          </w:p>
        </w:tc>
        <w:tc>
          <w:tcPr>
            <w:tcW w:w="1124" w:type="dxa"/>
          </w:tcPr>
          <w:p w14:paraId="0D794C3E" w14:textId="6A9FE184" w:rsidR="00C35AA0" w:rsidRDefault="003C0F0D" w:rsidP="00042B93">
            <w:pPr>
              <w:ind w:firstLine="0"/>
            </w:pPr>
            <w:r>
              <w:t>39.46</w:t>
            </w:r>
          </w:p>
        </w:tc>
      </w:tr>
      <w:tr w:rsidR="002960AC" w14:paraId="71FCB956" w14:textId="77777777" w:rsidTr="000B198B">
        <w:trPr>
          <w:jc w:val="center"/>
        </w:trPr>
        <w:tc>
          <w:tcPr>
            <w:tcW w:w="1198" w:type="dxa"/>
          </w:tcPr>
          <w:p w14:paraId="0CDA0F5F" w14:textId="30688A5D" w:rsidR="00C35AA0" w:rsidRDefault="0016520D" w:rsidP="00042B93">
            <w:pPr>
              <w:ind w:firstLine="0"/>
            </w:pPr>
            <w:r>
              <w:t>SUI</w:t>
            </w:r>
          </w:p>
        </w:tc>
        <w:tc>
          <w:tcPr>
            <w:tcW w:w="924" w:type="dxa"/>
          </w:tcPr>
          <w:p w14:paraId="248C67B6" w14:textId="57850604" w:rsidR="00C35AA0" w:rsidRDefault="0016520D" w:rsidP="00042B93">
            <w:pPr>
              <w:ind w:firstLine="0"/>
            </w:pPr>
            <w:r>
              <w:t>2100</w:t>
            </w:r>
          </w:p>
        </w:tc>
        <w:tc>
          <w:tcPr>
            <w:tcW w:w="1327" w:type="dxa"/>
          </w:tcPr>
          <w:p w14:paraId="397378F0" w14:textId="2A1C3C57" w:rsidR="00C35AA0" w:rsidRDefault="0016520D" w:rsidP="00042B93">
            <w:pPr>
              <w:ind w:firstLine="0"/>
            </w:pPr>
            <w:r>
              <w:t>5</w:t>
            </w:r>
          </w:p>
        </w:tc>
        <w:tc>
          <w:tcPr>
            <w:tcW w:w="1119" w:type="dxa"/>
          </w:tcPr>
          <w:p w14:paraId="1DF359C8" w14:textId="742222F3" w:rsidR="00C35AA0" w:rsidRDefault="0016520D" w:rsidP="00042B93">
            <w:pPr>
              <w:ind w:firstLine="0"/>
            </w:pPr>
            <w:r>
              <w:t>80</w:t>
            </w:r>
          </w:p>
        </w:tc>
        <w:tc>
          <w:tcPr>
            <w:tcW w:w="1119" w:type="dxa"/>
          </w:tcPr>
          <w:p w14:paraId="1BC80D7F" w14:textId="4F00E5E9" w:rsidR="00C35AA0" w:rsidRDefault="0016520D" w:rsidP="00042B93">
            <w:pPr>
              <w:ind w:firstLine="0"/>
            </w:pPr>
            <w:r>
              <w:t>3</w:t>
            </w:r>
          </w:p>
        </w:tc>
        <w:tc>
          <w:tcPr>
            <w:tcW w:w="1124" w:type="dxa"/>
          </w:tcPr>
          <w:p w14:paraId="64BA91AF" w14:textId="1C4C8A22" w:rsidR="00C35AA0" w:rsidRDefault="0016520D" w:rsidP="00042B93">
            <w:pPr>
              <w:ind w:firstLine="0"/>
            </w:pPr>
            <w:r>
              <w:t>73.43</w:t>
            </w:r>
          </w:p>
        </w:tc>
        <w:tc>
          <w:tcPr>
            <w:tcW w:w="1124" w:type="dxa"/>
          </w:tcPr>
          <w:p w14:paraId="6473CA87" w14:textId="2E8EB6B4" w:rsidR="00C35AA0" w:rsidRDefault="003C0F0D" w:rsidP="00042B93">
            <w:pPr>
              <w:ind w:firstLine="0"/>
            </w:pPr>
            <w:r>
              <w:t>60.56</w:t>
            </w:r>
          </w:p>
        </w:tc>
        <w:tc>
          <w:tcPr>
            <w:tcW w:w="1124" w:type="dxa"/>
          </w:tcPr>
          <w:p w14:paraId="492D82B8" w14:textId="4FC455DC" w:rsidR="00C35AA0" w:rsidRDefault="003C0F0D" w:rsidP="00042B93">
            <w:pPr>
              <w:ind w:firstLine="0"/>
            </w:pPr>
            <w:r>
              <w:t>39.46</w:t>
            </w:r>
          </w:p>
        </w:tc>
      </w:tr>
      <w:tr w:rsidR="002960AC" w14:paraId="29122F6D" w14:textId="77777777" w:rsidTr="000B198B">
        <w:trPr>
          <w:jc w:val="center"/>
        </w:trPr>
        <w:tc>
          <w:tcPr>
            <w:tcW w:w="1198" w:type="dxa"/>
          </w:tcPr>
          <w:p w14:paraId="075F190C" w14:textId="34327F06" w:rsidR="00C35AA0" w:rsidRDefault="003C0F0D" w:rsidP="00042B93">
            <w:pPr>
              <w:ind w:firstLine="0"/>
            </w:pPr>
            <w:r>
              <w:t>Okum</w:t>
            </w:r>
            <w:r w:rsidR="00AC61CE">
              <w:t>ura</w:t>
            </w:r>
          </w:p>
        </w:tc>
        <w:tc>
          <w:tcPr>
            <w:tcW w:w="924" w:type="dxa"/>
          </w:tcPr>
          <w:p w14:paraId="66509E20" w14:textId="4074A5AF" w:rsidR="00C35AA0" w:rsidRDefault="00AC61CE" w:rsidP="00042B93">
            <w:pPr>
              <w:ind w:firstLine="0"/>
            </w:pPr>
            <w:r>
              <w:t>1900</w:t>
            </w:r>
          </w:p>
        </w:tc>
        <w:tc>
          <w:tcPr>
            <w:tcW w:w="1327" w:type="dxa"/>
          </w:tcPr>
          <w:p w14:paraId="3DCF1761" w14:textId="12321C24" w:rsidR="00C35AA0" w:rsidRDefault="00AC61CE" w:rsidP="00042B93">
            <w:pPr>
              <w:ind w:firstLine="0"/>
            </w:pPr>
            <w:r>
              <w:t>5</w:t>
            </w:r>
          </w:p>
        </w:tc>
        <w:tc>
          <w:tcPr>
            <w:tcW w:w="1119" w:type="dxa"/>
          </w:tcPr>
          <w:p w14:paraId="4CC0B157" w14:textId="14502F97" w:rsidR="00C35AA0" w:rsidRDefault="002D1187" w:rsidP="00042B93">
            <w:pPr>
              <w:ind w:firstLine="0"/>
            </w:pPr>
            <w:r>
              <w:t>30</w:t>
            </w:r>
          </w:p>
        </w:tc>
        <w:tc>
          <w:tcPr>
            <w:tcW w:w="1119" w:type="dxa"/>
          </w:tcPr>
          <w:p w14:paraId="17602CED" w14:textId="0C36D0A6" w:rsidR="00C35AA0" w:rsidRDefault="002D1187" w:rsidP="00042B93">
            <w:pPr>
              <w:ind w:firstLine="0"/>
            </w:pPr>
            <w:r>
              <w:t>3</w:t>
            </w:r>
          </w:p>
        </w:tc>
        <w:tc>
          <w:tcPr>
            <w:tcW w:w="1124" w:type="dxa"/>
          </w:tcPr>
          <w:p w14:paraId="5FA83D2A" w14:textId="14DC1F23" w:rsidR="00C35AA0" w:rsidRDefault="00A70010" w:rsidP="00042B93">
            <w:pPr>
              <w:ind w:firstLine="0"/>
            </w:pPr>
            <w:r>
              <w:t>126.99</w:t>
            </w:r>
          </w:p>
        </w:tc>
        <w:tc>
          <w:tcPr>
            <w:tcW w:w="1124" w:type="dxa"/>
          </w:tcPr>
          <w:p w14:paraId="543F4F85" w14:textId="1B95DE3B" w:rsidR="00C35AA0" w:rsidRDefault="00A70010" w:rsidP="00042B93">
            <w:pPr>
              <w:ind w:firstLine="0"/>
            </w:pPr>
            <w:r>
              <w:t>116.99</w:t>
            </w:r>
          </w:p>
        </w:tc>
        <w:tc>
          <w:tcPr>
            <w:tcW w:w="1124" w:type="dxa"/>
          </w:tcPr>
          <w:p w14:paraId="1BDA844D" w14:textId="4ED4A21F" w:rsidR="00C35AA0" w:rsidRDefault="008040D3" w:rsidP="00042B93">
            <w:pPr>
              <w:ind w:firstLine="0"/>
            </w:pPr>
            <w:r>
              <w:t>96.99</w:t>
            </w:r>
          </w:p>
        </w:tc>
      </w:tr>
      <w:tr w:rsidR="002960AC" w14:paraId="03F1EB17" w14:textId="77777777" w:rsidTr="000B198B">
        <w:trPr>
          <w:jc w:val="center"/>
        </w:trPr>
        <w:tc>
          <w:tcPr>
            <w:tcW w:w="1198" w:type="dxa"/>
          </w:tcPr>
          <w:p w14:paraId="39B23DF1" w14:textId="12574263" w:rsidR="00C35AA0" w:rsidRDefault="00AC61CE" w:rsidP="00042B93">
            <w:pPr>
              <w:ind w:firstLine="0"/>
            </w:pPr>
            <w:r>
              <w:t>Okumura</w:t>
            </w:r>
          </w:p>
        </w:tc>
        <w:tc>
          <w:tcPr>
            <w:tcW w:w="924" w:type="dxa"/>
          </w:tcPr>
          <w:p w14:paraId="05FF1C1F" w14:textId="45D48D6A" w:rsidR="00C35AA0" w:rsidRDefault="00AC61CE" w:rsidP="00042B93">
            <w:pPr>
              <w:ind w:firstLine="0"/>
            </w:pPr>
            <w:r>
              <w:t>1900</w:t>
            </w:r>
          </w:p>
        </w:tc>
        <w:tc>
          <w:tcPr>
            <w:tcW w:w="1327" w:type="dxa"/>
          </w:tcPr>
          <w:p w14:paraId="26E69560" w14:textId="7217B2C5" w:rsidR="00C35AA0" w:rsidRDefault="00AC61CE" w:rsidP="00042B93">
            <w:pPr>
              <w:ind w:firstLine="0"/>
            </w:pPr>
            <w:r>
              <w:t>5</w:t>
            </w:r>
          </w:p>
        </w:tc>
        <w:tc>
          <w:tcPr>
            <w:tcW w:w="1119" w:type="dxa"/>
          </w:tcPr>
          <w:p w14:paraId="76FD3B9E" w14:textId="6DBE2626" w:rsidR="00C35AA0" w:rsidRDefault="002D1187" w:rsidP="00042B93">
            <w:pPr>
              <w:ind w:firstLine="0"/>
            </w:pPr>
            <w:r>
              <w:t>80</w:t>
            </w:r>
          </w:p>
        </w:tc>
        <w:tc>
          <w:tcPr>
            <w:tcW w:w="1119" w:type="dxa"/>
          </w:tcPr>
          <w:p w14:paraId="6BE521FE" w14:textId="45DB6176" w:rsidR="00C35AA0" w:rsidRDefault="002D1187" w:rsidP="00042B93">
            <w:pPr>
              <w:ind w:firstLine="0"/>
            </w:pPr>
            <w:r>
              <w:t>3</w:t>
            </w:r>
          </w:p>
        </w:tc>
        <w:tc>
          <w:tcPr>
            <w:tcW w:w="1124" w:type="dxa"/>
          </w:tcPr>
          <w:p w14:paraId="50560861" w14:textId="01ABFB13" w:rsidR="00C35AA0" w:rsidRDefault="00A70010" w:rsidP="00042B93">
            <w:pPr>
              <w:ind w:firstLine="0"/>
            </w:pPr>
            <w:r>
              <w:t>107.37</w:t>
            </w:r>
          </w:p>
        </w:tc>
        <w:tc>
          <w:tcPr>
            <w:tcW w:w="1124" w:type="dxa"/>
          </w:tcPr>
          <w:p w14:paraId="0F8C5BDD" w14:textId="624FE7BA" w:rsidR="00C35AA0" w:rsidRDefault="00A70010" w:rsidP="00042B93">
            <w:pPr>
              <w:ind w:firstLine="0"/>
            </w:pPr>
            <w:r>
              <w:t>97.37</w:t>
            </w:r>
          </w:p>
        </w:tc>
        <w:tc>
          <w:tcPr>
            <w:tcW w:w="1124" w:type="dxa"/>
          </w:tcPr>
          <w:p w14:paraId="16ACF2F9" w14:textId="7344749D" w:rsidR="00C35AA0" w:rsidRDefault="008040D3" w:rsidP="00042B93">
            <w:pPr>
              <w:ind w:firstLine="0"/>
            </w:pPr>
            <w:r>
              <w:t>77.37</w:t>
            </w:r>
          </w:p>
        </w:tc>
      </w:tr>
      <w:tr w:rsidR="002960AC" w14:paraId="4C81B069" w14:textId="77777777" w:rsidTr="000B198B">
        <w:trPr>
          <w:jc w:val="center"/>
        </w:trPr>
        <w:tc>
          <w:tcPr>
            <w:tcW w:w="1198" w:type="dxa"/>
          </w:tcPr>
          <w:p w14:paraId="72D48068" w14:textId="389A86F7" w:rsidR="00C35AA0" w:rsidRDefault="00AC61CE" w:rsidP="00042B93">
            <w:pPr>
              <w:ind w:firstLine="0"/>
            </w:pPr>
            <w:r>
              <w:t>Okumura</w:t>
            </w:r>
          </w:p>
        </w:tc>
        <w:tc>
          <w:tcPr>
            <w:tcW w:w="924" w:type="dxa"/>
          </w:tcPr>
          <w:p w14:paraId="5D4F18AE" w14:textId="7B6D10B6" w:rsidR="00C35AA0" w:rsidRDefault="00AC61CE" w:rsidP="00042B93">
            <w:pPr>
              <w:ind w:firstLine="0"/>
            </w:pPr>
            <w:r>
              <w:t>2100</w:t>
            </w:r>
          </w:p>
        </w:tc>
        <w:tc>
          <w:tcPr>
            <w:tcW w:w="1327" w:type="dxa"/>
          </w:tcPr>
          <w:p w14:paraId="3E72B1A3" w14:textId="4DA5F0E7" w:rsidR="00C35AA0" w:rsidRDefault="00AC61CE" w:rsidP="00042B93">
            <w:pPr>
              <w:ind w:firstLine="0"/>
            </w:pPr>
            <w:r>
              <w:t>5</w:t>
            </w:r>
          </w:p>
        </w:tc>
        <w:tc>
          <w:tcPr>
            <w:tcW w:w="1119" w:type="dxa"/>
          </w:tcPr>
          <w:p w14:paraId="51159FAB" w14:textId="1CE5A6C1" w:rsidR="00C35AA0" w:rsidRDefault="002D1187" w:rsidP="00042B93">
            <w:pPr>
              <w:ind w:firstLine="0"/>
            </w:pPr>
            <w:r>
              <w:t>30</w:t>
            </w:r>
          </w:p>
        </w:tc>
        <w:tc>
          <w:tcPr>
            <w:tcW w:w="1119" w:type="dxa"/>
          </w:tcPr>
          <w:p w14:paraId="459B3AB6" w14:textId="09420C37" w:rsidR="00C35AA0" w:rsidRDefault="002D1187" w:rsidP="00042B93">
            <w:pPr>
              <w:ind w:firstLine="0"/>
            </w:pPr>
            <w:r>
              <w:t>3</w:t>
            </w:r>
          </w:p>
        </w:tc>
        <w:tc>
          <w:tcPr>
            <w:tcW w:w="1124" w:type="dxa"/>
          </w:tcPr>
          <w:p w14:paraId="6F283EEB" w14:textId="094CD905" w:rsidR="00C35AA0" w:rsidRDefault="00A70010" w:rsidP="00042B93">
            <w:pPr>
              <w:ind w:firstLine="0"/>
            </w:pPr>
            <w:r>
              <w:t>126.86</w:t>
            </w:r>
          </w:p>
        </w:tc>
        <w:tc>
          <w:tcPr>
            <w:tcW w:w="1124" w:type="dxa"/>
          </w:tcPr>
          <w:p w14:paraId="76029F4D" w14:textId="755AA599" w:rsidR="00C35AA0" w:rsidRDefault="00A70010" w:rsidP="00042B93">
            <w:pPr>
              <w:ind w:firstLine="0"/>
            </w:pPr>
            <w:r>
              <w:t>117.86</w:t>
            </w:r>
          </w:p>
        </w:tc>
        <w:tc>
          <w:tcPr>
            <w:tcW w:w="1124" w:type="dxa"/>
          </w:tcPr>
          <w:p w14:paraId="5DA63665" w14:textId="3F1992D8" w:rsidR="00C35AA0" w:rsidRDefault="00C5479D" w:rsidP="00042B93">
            <w:pPr>
              <w:ind w:firstLine="0"/>
            </w:pPr>
            <w:r>
              <w:t>97.86</w:t>
            </w:r>
          </w:p>
        </w:tc>
      </w:tr>
      <w:tr w:rsidR="00AC61CE" w14:paraId="3BE1CB7F" w14:textId="77777777" w:rsidTr="000B198B">
        <w:trPr>
          <w:jc w:val="center"/>
        </w:trPr>
        <w:tc>
          <w:tcPr>
            <w:tcW w:w="1198" w:type="dxa"/>
          </w:tcPr>
          <w:p w14:paraId="1B469DA1" w14:textId="7A205A4C" w:rsidR="00AC61CE" w:rsidRDefault="00AC61CE" w:rsidP="00042B93">
            <w:pPr>
              <w:ind w:firstLine="0"/>
            </w:pPr>
            <w:r>
              <w:t>Okumura</w:t>
            </w:r>
          </w:p>
        </w:tc>
        <w:tc>
          <w:tcPr>
            <w:tcW w:w="924" w:type="dxa"/>
          </w:tcPr>
          <w:p w14:paraId="7F19DA30" w14:textId="09559CCB" w:rsidR="00AC61CE" w:rsidRDefault="00AC61CE" w:rsidP="00042B93">
            <w:pPr>
              <w:ind w:firstLine="0"/>
            </w:pPr>
            <w:r>
              <w:t>2100</w:t>
            </w:r>
          </w:p>
        </w:tc>
        <w:tc>
          <w:tcPr>
            <w:tcW w:w="1327" w:type="dxa"/>
          </w:tcPr>
          <w:p w14:paraId="1DD46631" w14:textId="346CD14B" w:rsidR="00AC61CE" w:rsidRDefault="00AC61CE" w:rsidP="00042B93">
            <w:pPr>
              <w:ind w:firstLine="0"/>
            </w:pPr>
            <w:r>
              <w:t>5</w:t>
            </w:r>
          </w:p>
        </w:tc>
        <w:tc>
          <w:tcPr>
            <w:tcW w:w="1119" w:type="dxa"/>
          </w:tcPr>
          <w:p w14:paraId="786117ED" w14:textId="3CFBA88E" w:rsidR="00AC61CE" w:rsidRDefault="002D1187" w:rsidP="00042B93">
            <w:pPr>
              <w:ind w:firstLine="0"/>
            </w:pPr>
            <w:r>
              <w:t>80</w:t>
            </w:r>
          </w:p>
        </w:tc>
        <w:tc>
          <w:tcPr>
            <w:tcW w:w="1119" w:type="dxa"/>
          </w:tcPr>
          <w:p w14:paraId="3FDFCCCB" w14:textId="1D7E16EC" w:rsidR="00AC61CE" w:rsidRDefault="002D1187" w:rsidP="00042B93">
            <w:pPr>
              <w:ind w:firstLine="0"/>
            </w:pPr>
            <w:r>
              <w:t>3</w:t>
            </w:r>
          </w:p>
        </w:tc>
        <w:tc>
          <w:tcPr>
            <w:tcW w:w="1124" w:type="dxa"/>
          </w:tcPr>
          <w:p w14:paraId="07C05E97" w14:textId="53C6911F" w:rsidR="00AC61CE" w:rsidRDefault="00A70010" w:rsidP="00042B93">
            <w:pPr>
              <w:ind w:firstLine="0"/>
            </w:pPr>
            <w:r>
              <w:t>107.34</w:t>
            </w:r>
          </w:p>
        </w:tc>
        <w:tc>
          <w:tcPr>
            <w:tcW w:w="1124" w:type="dxa"/>
          </w:tcPr>
          <w:p w14:paraId="79F98E55" w14:textId="704A750F" w:rsidR="00AC61CE" w:rsidRDefault="00A70010" w:rsidP="00042B93">
            <w:pPr>
              <w:ind w:firstLine="0"/>
            </w:pPr>
            <w:r>
              <w:t>98.24</w:t>
            </w:r>
          </w:p>
        </w:tc>
        <w:tc>
          <w:tcPr>
            <w:tcW w:w="1124" w:type="dxa"/>
          </w:tcPr>
          <w:p w14:paraId="75D65E05" w14:textId="0981A75D" w:rsidR="00AC61CE" w:rsidRDefault="00C5479D" w:rsidP="00042B93">
            <w:pPr>
              <w:ind w:firstLine="0"/>
            </w:pPr>
            <w:r>
              <w:t>78.34</w:t>
            </w:r>
          </w:p>
        </w:tc>
      </w:tr>
      <w:tr w:rsidR="00AC61CE" w14:paraId="14AE12E7" w14:textId="77777777" w:rsidTr="000B198B">
        <w:trPr>
          <w:jc w:val="center"/>
        </w:trPr>
        <w:tc>
          <w:tcPr>
            <w:tcW w:w="1198" w:type="dxa"/>
          </w:tcPr>
          <w:p w14:paraId="60488D58" w14:textId="2D17FE2A" w:rsidR="00AC61CE" w:rsidRDefault="00C5479D" w:rsidP="00042B93">
            <w:pPr>
              <w:ind w:firstLine="0"/>
            </w:pPr>
            <w:r>
              <w:t>Er</w:t>
            </w:r>
            <w:r w:rsidR="00CE7BB5">
              <w:t>icsson</w:t>
            </w:r>
          </w:p>
        </w:tc>
        <w:tc>
          <w:tcPr>
            <w:tcW w:w="924" w:type="dxa"/>
          </w:tcPr>
          <w:p w14:paraId="5A634A60" w14:textId="2F44A933" w:rsidR="00AC61CE" w:rsidRDefault="00CE7BB5" w:rsidP="00042B93">
            <w:pPr>
              <w:ind w:firstLine="0"/>
            </w:pPr>
            <w:r>
              <w:t>1900</w:t>
            </w:r>
          </w:p>
        </w:tc>
        <w:tc>
          <w:tcPr>
            <w:tcW w:w="1327" w:type="dxa"/>
          </w:tcPr>
          <w:p w14:paraId="2E2923D0" w14:textId="0A6E1B19" w:rsidR="00AC61CE" w:rsidRDefault="00DD1726" w:rsidP="00042B93">
            <w:pPr>
              <w:ind w:firstLine="0"/>
            </w:pPr>
            <w:r>
              <w:t>5</w:t>
            </w:r>
          </w:p>
        </w:tc>
        <w:tc>
          <w:tcPr>
            <w:tcW w:w="1119" w:type="dxa"/>
          </w:tcPr>
          <w:p w14:paraId="7B4F9B5B" w14:textId="03EF68F6" w:rsidR="00AC61CE" w:rsidRDefault="00CE7BB5" w:rsidP="00042B93">
            <w:pPr>
              <w:ind w:firstLine="0"/>
            </w:pPr>
            <w:r>
              <w:t>30</w:t>
            </w:r>
          </w:p>
        </w:tc>
        <w:tc>
          <w:tcPr>
            <w:tcW w:w="1119" w:type="dxa"/>
          </w:tcPr>
          <w:p w14:paraId="3807E620" w14:textId="74ECAD4A" w:rsidR="00AC61CE" w:rsidRDefault="00DD1726" w:rsidP="00042B93">
            <w:pPr>
              <w:ind w:firstLine="0"/>
            </w:pPr>
            <w:r>
              <w:t>3</w:t>
            </w:r>
          </w:p>
        </w:tc>
        <w:tc>
          <w:tcPr>
            <w:tcW w:w="1124" w:type="dxa"/>
          </w:tcPr>
          <w:p w14:paraId="22141B0A" w14:textId="1B6DA434" w:rsidR="00AC61CE" w:rsidRDefault="00DA5DD6" w:rsidP="00042B93">
            <w:pPr>
              <w:ind w:firstLine="0"/>
            </w:pPr>
            <w:r>
              <w:t>144.31</w:t>
            </w:r>
          </w:p>
        </w:tc>
        <w:tc>
          <w:tcPr>
            <w:tcW w:w="1124" w:type="dxa"/>
          </w:tcPr>
          <w:p w14:paraId="785E180F" w14:textId="5A0B989F" w:rsidR="00AC61CE" w:rsidRDefault="000E5DF6" w:rsidP="00042B93">
            <w:pPr>
              <w:ind w:firstLine="0"/>
            </w:pPr>
            <w:r>
              <w:t>178.38</w:t>
            </w:r>
          </w:p>
        </w:tc>
        <w:tc>
          <w:tcPr>
            <w:tcW w:w="1124" w:type="dxa"/>
          </w:tcPr>
          <w:p w14:paraId="4CCDF7F3" w14:textId="02131820" w:rsidR="00AC61CE" w:rsidRDefault="000E5DF6" w:rsidP="00042B93">
            <w:pPr>
              <w:ind w:firstLine="0"/>
            </w:pPr>
            <w:r>
              <w:t>20</w:t>
            </w:r>
            <w:r w:rsidR="00274FE5">
              <w:t>3.26</w:t>
            </w:r>
          </w:p>
        </w:tc>
      </w:tr>
      <w:tr w:rsidR="00AC61CE" w14:paraId="071A33DD" w14:textId="77777777" w:rsidTr="000B198B">
        <w:trPr>
          <w:jc w:val="center"/>
        </w:trPr>
        <w:tc>
          <w:tcPr>
            <w:tcW w:w="1198" w:type="dxa"/>
          </w:tcPr>
          <w:p w14:paraId="7517D16D" w14:textId="4966D75F" w:rsidR="00AC61CE" w:rsidRDefault="00CE7BB5" w:rsidP="00042B93">
            <w:pPr>
              <w:ind w:firstLine="0"/>
            </w:pPr>
            <w:r>
              <w:t>Ericsson</w:t>
            </w:r>
          </w:p>
        </w:tc>
        <w:tc>
          <w:tcPr>
            <w:tcW w:w="924" w:type="dxa"/>
          </w:tcPr>
          <w:p w14:paraId="2DCA3491" w14:textId="413A3420" w:rsidR="00AC61CE" w:rsidRDefault="00CE7BB5" w:rsidP="00042B93">
            <w:pPr>
              <w:ind w:firstLine="0"/>
            </w:pPr>
            <w:r>
              <w:t>1900</w:t>
            </w:r>
          </w:p>
        </w:tc>
        <w:tc>
          <w:tcPr>
            <w:tcW w:w="1327" w:type="dxa"/>
          </w:tcPr>
          <w:p w14:paraId="414F5CCB" w14:textId="3D1235CB" w:rsidR="00AC61CE" w:rsidRDefault="00DD1726" w:rsidP="00042B93">
            <w:pPr>
              <w:ind w:firstLine="0"/>
            </w:pPr>
            <w:r>
              <w:t>5</w:t>
            </w:r>
          </w:p>
        </w:tc>
        <w:tc>
          <w:tcPr>
            <w:tcW w:w="1119" w:type="dxa"/>
          </w:tcPr>
          <w:p w14:paraId="1CA7A17A" w14:textId="437508FD" w:rsidR="00AC61CE" w:rsidRDefault="00CE7BB5" w:rsidP="00042B93">
            <w:pPr>
              <w:ind w:firstLine="0"/>
            </w:pPr>
            <w:r>
              <w:t>80</w:t>
            </w:r>
          </w:p>
        </w:tc>
        <w:tc>
          <w:tcPr>
            <w:tcW w:w="1119" w:type="dxa"/>
          </w:tcPr>
          <w:p w14:paraId="65EA94F8" w14:textId="550D290D" w:rsidR="00AC61CE" w:rsidRDefault="00DD1726" w:rsidP="00042B93">
            <w:pPr>
              <w:ind w:firstLine="0"/>
            </w:pPr>
            <w:r>
              <w:t>3</w:t>
            </w:r>
          </w:p>
        </w:tc>
        <w:tc>
          <w:tcPr>
            <w:tcW w:w="1124" w:type="dxa"/>
          </w:tcPr>
          <w:p w14:paraId="7361CB27" w14:textId="1BB20658" w:rsidR="00AC61CE" w:rsidRDefault="00DA5DD6" w:rsidP="00042B93">
            <w:pPr>
              <w:ind w:firstLine="0"/>
            </w:pPr>
            <w:r>
              <w:t>140.36</w:t>
            </w:r>
          </w:p>
        </w:tc>
        <w:tc>
          <w:tcPr>
            <w:tcW w:w="1124" w:type="dxa"/>
          </w:tcPr>
          <w:p w14:paraId="09BB87F0" w14:textId="5A1852CE" w:rsidR="00AC61CE" w:rsidRDefault="000E5DF6" w:rsidP="00042B93">
            <w:pPr>
              <w:ind w:firstLine="0"/>
            </w:pPr>
            <w:r>
              <w:t>174.43</w:t>
            </w:r>
          </w:p>
        </w:tc>
        <w:tc>
          <w:tcPr>
            <w:tcW w:w="1124" w:type="dxa"/>
          </w:tcPr>
          <w:p w14:paraId="7A5AC3E5" w14:textId="1759ACD8" w:rsidR="00AC61CE" w:rsidRDefault="00274FE5" w:rsidP="00042B93">
            <w:pPr>
              <w:ind w:firstLine="0"/>
            </w:pPr>
            <w:r>
              <w:t>199.</w:t>
            </w:r>
            <w:r w:rsidR="00FC5C14">
              <w:t>31</w:t>
            </w:r>
          </w:p>
        </w:tc>
      </w:tr>
      <w:tr w:rsidR="00AC61CE" w14:paraId="21543ABB" w14:textId="77777777" w:rsidTr="000B198B">
        <w:trPr>
          <w:jc w:val="center"/>
        </w:trPr>
        <w:tc>
          <w:tcPr>
            <w:tcW w:w="1198" w:type="dxa"/>
          </w:tcPr>
          <w:p w14:paraId="13444894" w14:textId="09613F84" w:rsidR="00AC61CE" w:rsidRDefault="00CE7BB5" w:rsidP="00042B93">
            <w:pPr>
              <w:ind w:firstLine="0"/>
            </w:pPr>
            <w:r>
              <w:t>Ericsson</w:t>
            </w:r>
          </w:p>
        </w:tc>
        <w:tc>
          <w:tcPr>
            <w:tcW w:w="924" w:type="dxa"/>
          </w:tcPr>
          <w:p w14:paraId="3DA11E72" w14:textId="1166A1D4" w:rsidR="00AC61CE" w:rsidRDefault="00CE7BB5" w:rsidP="00042B93">
            <w:pPr>
              <w:ind w:firstLine="0"/>
            </w:pPr>
            <w:r>
              <w:t>2100</w:t>
            </w:r>
          </w:p>
        </w:tc>
        <w:tc>
          <w:tcPr>
            <w:tcW w:w="1327" w:type="dxa"/>
          </w:tcPr>
          <w:p w14:paraId="6919DC98" w14:textId="7EA690EC" w:rsidR="00AC61CE" w:rsidRDefault="00DD1726" w:rsidP="00042B93">
            <w:pPr>
              <w:ind w:firstLine="0"/>
            </w:pPr>
            <w:r>
              <w:t>5</w:t>
            </w:r>
          </w:p>
        </w:tc>
        <w:tc>
          <w:tcPr>
            <w:tcW w:w="1119" w:type="dxa"/>
          </w:tcPr>
          <w:p w14:paraId="2030A39D" w14:textId="5CEA2451" w:rsidR="00AC61CE" w:rsidRDefault="00CE7BB5" w:rsidP="00042B93">
            <w:pPr>
              <w:ind w:firstLine="0"/>
            </w:pPr>
            <w:r>
              <w:t>30</w:t>
            </w:r>
          </w:p>
        </w:tc>
        <w:tc>
          <w:tcPr>
            <w:tcW w:w="1119" w:type="dxa"/>
          </w:tcPr>
          <w:p w14:paraId="05018333" w14:textId="0BA85D3A" w:rsidR="00AC61CE" w:rsidRDefault="00DD1726" w:rsidP="00042B93">
            <w:pPr>
              <w:ind w:firstLine="0"/>
            </w:pPr>
            <w:r>
              <w:t>3</w:t>
            </w:r>
          </w:p>
        </w:tc>
        <w:tc>
          <w:tcPr>
            <w:tcW w:w="1124" w:type="dxa"/>
          </w:tcPr>
          <w:p w14:paraId="2612E1BE" w14:textId="3157B3C0" w:rsidR="00AC61CE" w:rsidRDefault="00DA5DD6" w:rsidP="00042B93">
            <w:pPr>
              <w:ind w:firstLine="0"/>
            </w:pPr>
            <w:r>
              <w:t>145.83</w:t>
            </w:r>
          </w:p>
        </w:tc>
        <w:tc>
          <w:tcPr>
            <w:tcW w:w="1124" w:type="dxa"/>
          </w:tcPr>
          <w:p w14:paraId="3D6B01ED" w14:textId="43A3367F" w:rsidR="00AC61CE" w:rsidRDefault="000E5DF6" w:rsidP="00042B93">
            <w:pPr>
              <w:ind w:firstLine="0"/>
            </w:pPr>
            <w:r>
              <w:t>179.90</w:t>
            </w:r>
          </w:p>
        </w:tc>
        <w:tc>
          <w:tcPr>
            <w:tcW w:w="1124" w:type="dxa"/>
          </w:tcPr>
          <w:p w14:paraId="4D35BB03" w14:textId="5D3B7B4F" w:rsidR="00AC61CE" w:rsidRDefault="00FC5C14" w:rsidP="00042B93">
            <w:pPr>
              <w:ind w:firstLine="0"/>
            </w:pPr>
            <w:r>
              <w:t>204.79</w:t>
            </w:r>
          </w:p>
        </w:tc>
      </w:tr>
      <w:tr w:rsidR="00AC61CE" w14:paraId="3DD2205B" w14:textId="77777777" w:rsidTr="000B198B">
        <w:trPr>
          <w:jc w:val="center"/>
        </w:trPr>
        <w:tc>
          <w:tcPr>
            <w:tcW w:w="1198" w:type="dxa"/>
          </w:tcPr>
          <w:p w14:paraId="375DED34" w14:textId="72CE62EC" w:rsidR="00AC61CE" w:rsidRDefault="00463918" w:rsidP="00042B93">
            <w:pPr>
              <w:ind w:firstLine="0"/>
            </w:pPr>
            <w:r>
              <w:t>Ericsson</w:t>
            </w:r>
          </w:p>
        </w:tc>
        <w:tc>
          <w:tcPr>
            <w:tcW w:w="924" w:type="dxa"/>
          </w:tcPr>
          <w:p w14:paraId="2961B27E" w14:textId="4C37AD33" w:rsidR="00AC61CE" w:rsidRDefault="00CE7BB5" w:rsidP="00042B93">
            <w:pPr>
              <w:ind w:firstLine="0"/>
            </w:pPr>
            <w:r>
              <w:t>2100</w:t>
            </w:r>
          </w:p>
        </w:tc>
        <w:tc>
          <w:tcPr>
            <w:tcW w:w="1327" w:type="dxa"/>
          </w:tcPr>
          <w:p w14:paraId="24095402" w14:textId="5712A851" w:rsidR="00AC61CE" w:rsidRDefault="00DD1726" w:rsidP="00042B93">
            <w:pPr>
              <w:ind w:firstLine="0"/>
            </w:pPr>
            <w:r>
              <w:t>5</w:t>
            </w:r>
          </w:p>
        </w:tc>
        <w:tc>
          <w:tcPr>
            <w:tcW w:w="1119" w:type="dxa"/>
          </w:tcPr>
          <w:p w14:paraId="14E8881A" w14:textId="54DE327A" w:rsidR="00AC61CE" w:rsidRDefault="00CE7BB5" w:rsidP="00042B93">
            <w:pPr>
              <w:ind w:firstLine="0"/>
            </w:pPr>
            <w:r>
              <w:t>80</w:t>
            </w:r>
          </w:p>
        </w:tc>
        <w:tc>
          <w:tcPr>
            <w:tcW w:w="1119" w:type="dxa"/>
          </w:tcPr>
          <w:p w14:paraId="37BA09D7" w14:textId="7F697487" w:rsidR="00AC61CE" w:rsidRDefault="00DD1726" w:rsidP="00042B93">
            <w:pPr>
              <w:ind w:firstLine="0"/>
            </w:pPr>
            <w:r>
              <w:t>3</w:t>
            </w:r>
          </w:p>
        </w:tc>
        <w:tc>
          <w:tcPr>
            <w:tcW w:w="1124" w:type="dxa"/>
          </w:tcPr>
          <w:p w14:paraId="77184003" w14:textId="06C908D5" w:rsidR="00AC61CE" w:rsidRDefault="00DA5DD6" w:rsidP="00042B93">
            <w:pPr>
              <w:ind w:firstLine="0"/>
            </w:pPr>
            <w:r>
              <w:t>141.86</w:t>
            </w:r>
          </w:p>
        </w:tc>
        <w:tc>
          <w:tcPr>
            <w:tcW w:w="1124" w:type="dxa"/>
          </w:tcPr>
          <w:p w14:paraId="785CBB28" w14:textId="50D87B3E" w:rsidR="00AC61CE" w:rsidRDefault="000E5DF6" w:rsidP="00042B93">
            <w:pPr>
              <w:ind w:firstLine="0"/>
            </w:pPr>
            <w:r>
              <w:t>175.95</w:t>
            </w:r>
          </w:p>
        </w:tc>
        <w:tc>
          <w:tcPr>
            <w:tcW w:w="1124" w:type="dxa"/>
          </w:tcPr>
          <w:p w14:paraId="1884E857" w14:textId="6600160C" w:rsidR="00AC61CE" w:rsidRDefault="00FC5C14" w:rsidP="00042B93">
            <w:pPr>
              <w:ind w:firstLine="0"/>
            </w:pPr>
            <w:r>
              <w:t>200.83</w:t>
            </w:r>
          </w:p>
        </w:tc>
      </w:tr>
      <w:tr w:rsidR="00AC61CE" w14:paraId="487DDC59" w14:textId="77777777" w:rsidTr="000B198B">
        <w:trPr>
          <w:jc w:val="center"/>
        </w:trPr>
        <w:tc>
          <w:tcPr>
            <w:tcW w:w="1198" w:type="dxa"/>
          </w:tcPr>
          <w:p w14:paraId="4130193A" w14:textId="5A69F8B7" w:rsidR="00AC61CE" w:rsidRDefault="00FC5C14" w:rsidP="00042B93">
            <w:pPr>
              <w:ind w:firstLine="0"/>
            </w:pPr>
            <w:r>
              <w:t>COST-231</w:t>
            </w:r>
          </w:p>
        </w:tc>
        <w:tc>
          <w:tcPr>
            <w:tcW w:w="924" w:type="dxa"/>
          </w:tcPr>
          <w:p w14:paraId="6D449B90" w14:textId="48028DF8" w:rsidR="00AC61CE" w:rsidRDefault="00FC5C14" w:rsidP="00042B93">
            <w:pPr>
              <w:ind w:firstLine="0"/>
            </w:pPr>
            <w:r>
              <w:t>1900</w:t>
            </w:r>
          </w:p>
        </w:tc>
        <w:tc>
          <w:tcPr>
            <w:tcW w:w="1327" w:type="dxa"/>
          </w:tcPr>
          <w:p w14:paraId="7C10C6D0" w14:textId="01D00B90" w:rsidR="00AC61CE" w:rsidRDefault="00DD1726" w:rsidP="00042B93">
            <w:pPr>
              <w:ind w:firstLine="0"/>
            </w:pPr>
            <w:r>
              <w:t>5</w:t>
            </w:r>
          </w:p>
        </w:tc>
        <w:tc>
          <w:tcPr>
            <w:tcW w:w="1119" w:type="dxa"/>
          </w:tcPr>
          <w:p w14:paraId="2AA82229" w14:textId="011ACD67" w:rsidR="00AC61CE" w:rsidRDefault="00FC5C14" w:rsidP="00042B93">
            <w:pPr>
              <w:ind w:firstLine="0"/>
            </w:pPr>
            <w:r>
              <w:t>30</w:t>
            </w:r>
          </w:p>
        </w:tc>
        <w:tc>
          <w:tcPr>
            <w:tcW w:w="1119" w:type="dxa"/>
          </w:tcPr>
          <w:p w14:paraId="0F333778" w14:textId="1A2B04F2" w:rsidR="00AC61CE" w:rsidRDefault="00DD1726" w:rsidP="00042B93">
            <w:pPr>
              <w:ind w:firstLine="0"/>
            </w:pPr>
            <w:r>
              <w:t>3</w:t>
            </w:r>
          </w:p>
        </w:tc>
        <w:tc>
          <w:tcPr>
            <w:tcW w:w="1124" w:type="dxa"/>
          </w:tcPr>
          <w:p w14:paraId="3AE3AF64" w14:textId="7A564B9F" w:rsidR="00AC61CE" w:rsidRDefault="00324246" w:rsidP="00042B93">
            <w:pPr>
              <w:ind w:firstLine="0"/>
            </w:pPr>
            <w:r>
              <w:t>194.03</w:t>
            </w:r>
          </w:p>
        </w:tc>
        <w:tc>
          <w:tcPr>
            <w:tcW w:w="1124" w:type="dxa"/>
          </w:tcPr>
          <w:p w14:paraId="4BCC5D07" w14:textId="2AB668D1" w:rsidR="00AC61CE" w:rsidRDefault="00DD1726" w:rsidP="00042B93">
            <w:pPr>
              <w:ind w:firstLine="0"/>
            </w:pPr>
            <w:r>
              <w:t>189.32</w:t>
            </w:r>
          </w:p>
        </w:tc>
        <w:tc>
          <w:tcPr>
            <w:tcW w:w="1124" w:type="dxa"/>
          </w:tcPr>
          <w:p w14:paraId="7A19BD3E" w14:textId="29B6A734" w:rsidR="00AC61CE" w:rsidRDefault="00DD1726" w:rsidP="00042B93">
            <w:pPr>
              <w:ind w:firstLine="0"/>
            </w:pPr>
            <w:r>
              <w:t>189.32</w:t>
            </w:r>
          </w:p>
        </w:tc>
      </w:tr>
      <w:tr w:rsidR="00AC61CE" w14:paraId="6F4E77F7" w14:textId="77777777" w:rsidTr="000B198B">
        <w:trPr>
          <w:jc w:val="center"/>
        </w:trPr>
        <w:tc>
          <w:tcPr>
            <w:tcW w:w="1198" w:type="dxa"/>
          </w:tcPr>
          <w:p w14:paraId="1F7B20AB" w14:textId="7C9396DC" w:rsidR="00AC61CE" w:rsidRDefault="00FC5C14" w:rsidP="00042B93">
            <w:pPr>
              <w:ind w:firstLine="0"/>
            </w:pPr>
            <w:r>
              <w:t>COST-231</w:t>
            </w:r>
          </w:p>
        </w:tc>
        <w:tc>
          <w:tcPr>
            <w:tcW w:w="924" w:type="dxa"/>
          </w:tcPr>
          <w:p w14:paraId="51A10DE5" w14:textId="49F6FAFF" w:rsidR="00AC61CE" w:rsidRDefault="00FC5C14" w:rsidP="00042B93">
            <w:pPr>
              <w:ind w:firstLine="0"/>
            </w:pPr>
            <w:r>
              <w:t>1900</w:t>
            </w:r>
          </w:p>
        </w:tc>
        <w:tc>
          <w:tcPr>
            <w:tcW w:w="1327" w:type="dxa"/>
          </w:tcPr>
          <w:p w14:paraId="2A9EF8DD" w14:textId="25584883" w:rsidR="00AC61CE" w:rsidRDefault="00DD1726" w:rsidP="00042B93">
            <w:pPr>
              <w:ind w:firstLine="0"/>
            </w:pPr>
            <w:r>
              <w:t>5</w:t>
            </w:r>
          </w:p>
        </w:tc>
        <w:tc>
          <w:tcPr>
            <w:tcW w:w="1119" w:type="dxa"/>
          </w:tcPr>
          <w:p w14:paraId="2FBDF4A0" w14:textId="3905F253" w:rsidR="00AC61CE" w:rsidRDefault="00FC5C14" w:rsidP="00042B93">
            <w:pPr>
              <w:ind w:firstLine="0"/>
            </w:pPr>
            <w:r>
              <w:t>80</w:t>
            </w:r>
          </w:p>
        </w:tc>
        <w:tc>
          <w:tcPr>
            <w:tcW w:w="1119" w:type="dxa"/>
          </w:tcPr>
          <w:p w14:paraId="255E7CC3" w14:textId="3DC71986" w:rsidR="00AC61CE" w:rsidRDefault="00DD1726" w:rsidP="00042B93">
            <w:pPr>
              <w:ind w:firstLine="0"/>
            </w:pPr>
            <w:r>
              <w:t>3</w:t>
            </w:r>
          </w:p>
        </w:tc>
        <w:tc>
          <w:tcPr>
            <w:tcW w:w="1124" w:type="dxa"/>
          </w:tcPr>
          <w:p w14:paraId="34E50820" w14:textId="2BDC2E04" w:rsidR="00AC61CE" w:rsidRDefault="00324246" w:rsidP="00042B93">
            <w:pPr>
              <w:ind w:firstLine="0"/>
            </w:pPr>
            <w:r>
              <w:t>183.66</w:t>
            </w:r>
          </w:p>
        </w:tc>
        <w:tc>
          <w:tcPr>
            <w:tcW w:w="1124" w:type="dxa"/>
          </w:tcPr>
          <w:p w14:paraId="517591CF" w14:textId="70415219" w:rsidR="00AC61CE" w:rsidRDefault="00DD1726" w:rsidP="00042B93">
            <w:pPr>
              <w:ind w:firstLine="0"/>
            </w:pPr>
            <w:r>
              <w:t>178.94</w:t>
            </w:r>
          </w:p>
        </w:tc>
        <w:tc>
          <w:tcPr>
            <w:tcW w:w="1124" w:type="dxa"/>
          </w:tcPr>
          <w:p w14:paraId="26679867" w14:textId="3E4A4005" w:rsidR="00AC61CE" w:rsidRDefault="00DD1726" w:rsidP="00042B93">
            <w:pPr>
              <w:ind w:firstLine="0"/>
            </w:pPr>
            <w:r>
              <w:t>178.94</w:t>
            </w:r>
          </w:p>
        </w:tc>
      </w:tr>
      <w:tr w:rsidR="00AC61CE" w14:paraId="438A0DF4" w14:textId="77777777" w:rsidTr="000B198B">
        <w:trPr>
          <w:jc w:val="center"/>
        </w:trPr>
        <w:tc>
          <w:tcPr>
            <w:tcW w:w="1198" w:type="dxa"/>
          </w:tcPr>
          <w:p w14:paraId="305D22B0" w14:textId="1D55F684" w:rsidR="00AC61CE" w:rsidRDefault="00DD1726" w:rsidP="00042B93">
            <w:pPr>
              <w:ind w:firstLine="0"/>
            </w:pPr>
            <w:r>
              <w:t>Walfisch</w:t>
            </w:r>
          </w:p>
        </w:tc>
        <w:tc>
          <w:tcPr>
            <w:tcW w:w="924" w:type="dxa"/>
          </w:tcPr>
          <w:p w14:paraId="00087968" w14:textId="578A49F6" w:rsidR="00AC61CE" w:rsidRDefault="00DD1726" w:rsidP="00042B93">
            <w:pPr>
              <w:ind w:firstLine="0"/>
            </w:pPr>
            <w:r>
              <w:t>1900</w:t>
            </w:r>
          </w:p>
        </w:tc>
        <w:tc>
          <w:tcPr>
            <w:tcW w:w="1327" w:type="dxa"/>
          </w:tcPr>
          <w:p w14:paraId="6026387C" w14:textId="46E2A215" w:rsidR="00AC61CE" w:rsidRDefault="00DD1726" w:rsidP="00042B93">
            <w:pPr>
              <w:ind w:firstLine="0"/>
            </w:pPr>
            <w:r>
              <w:t>5</w:t>
            </w:r>
          </w:p>
        </w:tc>
        <w:tc>
          <w:tcPr>
            <w:tcW w:w="1119" w:type="dxa"/>
          </w:tcPr>
          <w:p w14:paraId="3551E59C" w14:textId="66AEC12B" w:rsidR="00AC61CE" w:rsidRDefault="00DD1726" w:rsidP="00042B93">
            <w:pPr>
              <w:ind w:firstLine="0"/>
            </w:pPr>
            <w:r>
              <w:t>30</w:t>
            </w:r>
          </w:p>
        </w:tc>
        <w:tc>
          <w:tcPr>
            <w:tcW w:w="1119" w:type="dxa"/>
          </w:tcPr>
          <w:p w14:paraId="21E25CC1" w14:textId="50007CF8" w:rsidR="00AC61CE" w:rsidRDefault="00DD1726" w:rsidP="00042B93">
            <w:pPr>
              <w:ind w:firstLine="0"/>
            </w:pPr>
            <w:r>
              <w:t>3</w:t>
            </w:r>
          </w:p>
        </w:tc>
        <w:tc>
          <w:tcPr>
            <w:tcW w:w="1124" w:type="dxa"/>
          </w:tcPr>
          <w:p w14:paraId="040D0BBE" w14:textId="22E45AB1" w:rsidR="00AC61CE" w:rsidRDefault="00DD1726" w:rsidP="00042B93">
            <w:pPr>
              <w:ind w:firstLine="0"/>
            </w:pPr>
            <w:r>
              <w:t>150.20</w:t>
            </w:r>
          </w:p>
        </w:tc>
        <w:tc>
          <w:tcPr>
            <w:tcW w:w="1124" w:type="dxa"/>
          </w:tcPr>
          <w:p w14:paraId="03883146" w14:textId="03836057" w:rsidR="00AC61CE" w:rsidRDefault="00DD1726" w:rsidP="00042B93">
            <w:pPr>
              <w:ind w:firstLine="0"/>
            </w:pPr>
            <w:r>
              <w:t>147.51</w:t>
            </w:r>
          </w:p>
        </w:tc>
        <w:tc>
          <w:tcPr>
            <w:tcW w:w="1124" w:type="dxa"/>
          </w:tcPr>
          <w:p w14:paraId="1AD6F537" w14:textId="28F26BFB" w:rsidR="00AC61CE" w:rsidRDefault="00DD1726" w:rsidP="00042B93">
            <w:pPr>
              <w:ind w:firstLine="0"/>
            </w:pPr>
            <w:r>
              <w:t>126.35</w:t>
            </w:r>
          </w:p>
        </w:tc>
      </w:tr>
      <w:tr w:rsidR="00DD1726" w14:paraId="37E9CDB0" w14:textId="77777777" w:rsidTr="000B198B">
        <w:trPr>
          <w:jc w:val="center"/>
        </w:trPr>
        <w:tc>
          <w:tcPr>
            <w:tcW w:w="1198" w:type="dxa"/>
          </w:tcPr>
          <w:p w14:paraId="60272E37" w14:textId="6D4703FD" w:rsidR="00DD1726" w:rsidRDefault="00DD1726" w:rsidP="00042B93">
            <w:pPr>
              <w:ind w:firstLine="0"/>
            </w:pPr>
            <w:r>
              <w:t>Walfisch</w:t>
            </w:r>
          </w:p>
        </w:tc>
        <w:tc>
          <w:tcPr>
            <w:tcW w:w="924" w:type="dxa"/>
          </w:tcPr>
          <w:p w14:paraId="5A24E8F1" w14:textId="13539054" w:rsidR="00DD1726" w:rsidRDefault="00DD1726" w:rsidP="00042B93">
            <w:pPr>
              <w:ind w:firstLine="0"/>
            </w:pPr>
            <w:r>
              <w:t>1900</w:t>
            </w:r>
          </w:p>
        </w:tc>
        <w:tc>
          <w:tcPr>
            <w:tcW w:w="1327" w:type="dxa"/>
          </w:tcPr>
          <w:p w14:paraId="55095425" w14:textId="7F70DDF6" w:rsidR="00DD1726" w:rsidRDefault="00DD1726" w:rsidP="00042B93">
            <w:pPr>
              <w:ind w:firstLine="0"/>
            </w:pPr>
            <w:r>
              <w:t>5</w:t>
            </w:r>
          </w:p>
        </w:tc>
        <w:tc>
          <w:tcPr>
            <w:tcW w:w="1119" w:type="dxa"/>
          </w:tcPr>
          <w:p w14:paraId="61EDED2D" w14:textId="72065C40" w:rsidR="00DD1726" w:rsidRDefault="00DD1726" w:rsidP="00042B93">
            <w:pPr>
              <w:ind w:firstLine="0"/>
            </w:pPr>
            <w:r>
              <w:t>80</w:t>
            </w:r>
          </w:p>
        </w:tc>
        <w:tc>
          <w:tcPr>
            <w:tcW w:w="1119" w:type="dxa"/>
          </w:tcPr>
          <w:p w14:paraId="7FB0BA19" w14:textId="7EA9B7E3" w:rsidR="00DD1726" w:rsidRDefault="00DD1726" w:rsidP="00042B93">
            <w:pPr>
              <w:ind w:firstLine="0"/>
            </w:pPr>
            <w:r>
              <w:t>3</w:t>
            </w:r>
          </w:p>
        </w:tc>
        <w:tc>
          <w:tcPr>
            <w:tcW w:w="1124" w:type="dxa"/>
          </w:tcPr>
          <w:p w14:paraId="39E060B8" w14:textId="12101C34" w:rsidR="00DD1726" w:rsidRDefault="00DD1726" w:rsidP="00042B93">
            <w:pPr>
              <w:ind w:firstLine="0"/>
            </w:pPr>
            <w:r>
              <w:t>150.20</w:t>
            </w:r>
          </w:p>
        </w:tc>
        <w:tc>
          <w:tcPr>
            <w:tcW w:w="1124" w:type="dxa"/>
          </w:tcPr>
          <w:p w14:paraId="6FEB549F" w14:textId="5C3BDDA8" w:rsidR="00DD1726" w:rsidRDefault="00DD1726" w:rsidP="00042B93">
            <w:pPr>
              <w:ind w:firstLine="0"/>
            </w:pPr>
            <w:r>
              <w:t>147.51</w:t>
            </w:r>
          </w:p>
        </w:tc>
        <w:tc>
          <w:tcPr>
            <w:tcW w:w="1124" w:type="dxa"/>
          </w:tcPr>
          <w:p w14:paraId="321A598A" w14:textId="1A01AA6B" w:rsidR="00DD1726" w:rsidRDefault="00DD1726" w:rsidP="00042B93">
            <w:pPr>
              <w:ind w:firstLine="0"/>
            </w:pPr>
            <w:r>
              <w:t>126.35</w:t>
            </w:r>
          </w:p>
        </w:tc>
      </w:tr>
      <w:tr w:rsidR="00DD1726" w14:paraId="6DCF2146" w14:textId="77777777" w:rsidTr="000B198B">
        <w:trPr>
          <w:jc w:val="center"/>
        </w:trPr>
        <w:tc>
          <w:tcPr>
            <w:tcW w:w="1198" w:type="dxa"/>
          </w:tcPr>
          <w:p w14:paraId="1F84A883" w14:textId="5870E47D" w:rsidR="00DD1726" w:rsidRDefault="00DD1726" w:rsidP="00042B93">
            <w:pPr>
              <w:ind w:firstLine="0"/>
            </w:pPr>
            <w:r>
              <w:t>Walfisch</w:t>
            </w:r>
          </w:p>
        </w:tc>
        <w:tc>
          <w:tcPr>
            <w:tcW w:w="924" w:type="dxa"/>
          </w:tcPr>
          <w:p w14:paraId="3F417FAF" w14:textId="0A01265C" w:rsidR="00DD1726" w:rsidRDefault="00DD1726" w:rsidP="00042B93">
            <w:pPr>
              <w:ind w:firstLine="0"/>
            </w:pPr>
            <w:r>
              <w:t>1900</w:t>
            </w:r>
          </w:p>
        </w:tc>
        <w:tc>
          <w:tcPr>
            <w:tcW w:w="1327" w:type="dxa"/>
          </w:tcPr>
          <w:p w14:paraId="4ECC2B19" w14:textId="28001A82" w:rsidR="00DD1726" w:rsidRDefault="00DD1726" w:rsidP="00042B93">
            <w:pPr>
              <w:ind w:firstLine="0"/>
            </w:pPr>
            <w:r>
              <w:t>5</w:t>
            </w:r>
          </w:p>
        </w:tc>
        <w:tc>
          <w:tcPr>
            <w:tcW w:w="1119" w:type="dxa"/>
          </w:tcPr>
          <w:p w14:paraId="099E45B6" w14:textId="2868392B" w:rsidR="00DD1726" w:rsidRDefault="00DD1726" w:rsidP="00042B93">
            <w:pPr>
              <w:ind w:firstLine="0"/>
            </w:pPr>
            <w:r>
              <w:t>30</w:t>
            </w:r>
          </w:p>
        </w:tc>
        <w:tc>
          <w:tcPr>
            <w:tcW w:w="1119" w:type="dxa"/>
          </w:tcPr>
          <w:p w14:paraId="17E5129D" w14:textId="28346F97" w:rsidR="00DD1726" w:rsidRDefault="00DD1726" w:rsidP="00042B93">
            <w:pPr>
              <w:ind w:firstLine="0"/>
            </w:pPr>
            <w:r>
              <w:t>3</w:t>
            </w:r>
          </w:p>
        </w:tc>
        <w:tc>
          <w:tcPr>
            <w:tcW w:w="1124" w:type="dxa"/>
          </w:tcPr>
          <w:p w14:paraId="4A07CD0D" w14:textId="11E33D56" w:rsidR="00DD1726" w:rsidRDefault="00DD1726" w:rsidP="00042B93">
            <w:pPr>
              <w:ind w:firstLine="0"/>
            </w:pPr>
            <w:r>
              <w:t>152.47</w:t>
            </w:r>
          </w:p>
        </w:tc>
        <w:tc>
          <w:tcPr>
            <w:tcW w:w="1124" w:type="dxa"/>
          </w:tcPr>
          <w:p w14:paraId="28525885" w14:textId="7B9DF601" w:rsidR="00DD1726" w:rsidRDefault="00DD1726" w:rsidP="00042B93">
            <w:pPr>
              <w:ind w:firstLine="0"/>
            </w:pPr>
            <w:r>
              <w:t>148.68</w:t>
            </w:r>
          </w:p>
        </w:tc>
        <w:tc>
          <w:tcPr>
            <w:tcW w:w="1124" w:type="dxa"/>
          </w:tcPr>
          <w:p w14:paraId="7A1AB643" w14:textId="535A8310" w:rsidR="00DD1726" w:rsidRDefault="00DD1726" w:rsidP="00042B93">
            <w:pPr>
              <w:ind w:firstLine="0"/>
            </w:pPr>
            <w:r>
              <w:t>127.21</w:t>
            </w:r>
          </w:p>
        </w:tc>
      </w:tr>
      <w:tr w:rsidR="00DD1726" w14:paraId="4B1766B1" w14:textId="77777777" w:rsidTr="000B198B">
        <w:trPr>
          <w:jc w:val="center"/>
        </w:trPr>
        <w:tc>
          <w:tcPr>
            <w:tcW w:w="1198" w:type="dxa"/>
          </w:tcPr>
          <w:p w14:paraId="3E3C5ADD" w14:textId="7DFA78AE" w:rsidR="00DD1726" w:rsidRDefault="00DD1726" w:rsidP="00042B93">
            <w:pPr>
              <w:ind w:firstLine="0"/>
            </w:pPr>
            <w:r>
              <w:t>Walfisch</w:t>
            </w:r>
          </w:p>
        </w:tc>
        <w:tc>
          <w:tcPr>
            <w:tcW w:w="924" w:type="dxa"/>
          </w:tcPr>
          <w:p w14:paraId="2C76A16F" w14:textId="0D2E00EB" w:rsidR="00DD1726" w:rsidRDefault="00DD1726" w:rsidP="00042B93">
            <w:pPr>
              <w:ind w:firstLine="0"/>
            </w:pPr>
            <w:r>
              <w:t>1900</w:t>
            </w:r>
          </w:p>
        </w:tc>
        <w:tc>
          <w:tcPr>
            <w:tcW w:w="1327" w:type="dxa"/>
          </w:tcPr>
          <w:p w14:paraId="5E1BEE4C" w14:textId="2705B5AF" w:rsidR="00DD1726" w:rsidRDefault="00DD1726" w:rsidP="00042B93">
            <w:pPr>
              <w:ind w:firstLine="0"/>
            </w:pPr>
            <w:r>
              <w:t>5</w:t>
            </w:r>
          </w:p>
        </w:tc>
        <w:tc>
          <w:tcPr>
            <w:tcW w:w="1119" w:type="dxa"/>
          </w:tcPr>
          <w:p w14:paraId="7091C4AE" w14:textId="00AE063C" w:rsidR="00DD1726" w:rsidRDefault="00DD1726" w:rsidP="00042B93">
            <w:pPr>
              <w:ind w:firstLine="0"/>
            </w:pPr>
            <w:r>
              <w:t>80</w:t>
            </w:r>
          </w:p>
        </w:tc>
        <w:tc>
          <w:tcPr>
            <w:tcW w:w="1119" w:type="dxa"/>
          </w:tcPr>
          <w:p w14:paraId="233336B5" w14:textId="2117C6DA" w:rsidR="00DD1726" w:rsidRDefault="00DD1726" w:rsidP="00042B93">
            <w:pPr>
              <w:ind w:firstLine="0"/>
            </w:pPr>
            <w:r>
              <w:t>3</w:t>
            </w:r>
          </w:p>
        </w:tc>
        <w:tc>
          <w:tcPr>
            <w:tcW w:w="1124" w:type="dxa"/>
          </w:tcPr>
          <w:p w14:paraId="7EC67C04" w14:textId="31E23207" w:rsidR="00DD1726" w:rsidRDefault="00DD1726" w:rsidP="00042B93">
            <w:pPr>
              <w:ind w:firstLine="0"/>
            </w:pPr>
            <w:r>
              <w:t>152.47</w:t>
            </w:r>
          </w:p>
        </w:tc>
        <w:tc>
          <w:tcPr>
            <w:tcW w:w="1124" w:type="dxa"/>
          </w:tcPr>
          <w:p w14:paraId="1F90A37C" w14:textId="6423B526" w:rsidR="00DD1726" w:rsidRDefault="00DD1726" w:rsidP="00042B93">
            <w:pPr>
              <w:ind w:firstLine="0"/>
            </w:pPr>
            <w:r>
              <w:t>148.69</w:t>
            </w:r>
          </w:p>
        </w:tc>
        <w:tc>
          <w:tcPr>
            <w:tcW w:w="1124" w:type="dxa"/>
          </w:tcPr>
          <w:p w14:paraId="0ADC939B" w14:textId="62AC6366" w:rsidR="00DD1726" w:rsidRDefault="00DD1726" w:rsidP="00042B93">
            <w:pPr>
              <w:ind w:firstLine="0"/>
            </w:pPr>
            <w:r>
              <w:t>127.21</w:t>
            </w:r>
          </w:p>
        </w:tc>
      </w:tr>
    </w:tbl>
    <w:p w14:paraId="38F82BCA" w14:textId="77777777" w:rsidR="008977D0" w:rsidRDefault="008977D0" w:rsidP="00813ACD">
      <w:pPr>
        <w:tabs>
          <w:tab w:val="left" w:pos="765"/>
        </w:tabs>
      </w:pPr>
    </w:p>
    <w:p w14:paraId="61B85AC7" w14:textId="5B335D10" w:rsidR="00042B93" w:rsidRDefault="00FE5E06" w:rsidP="00DD1726">
      <w:pPr>
        <w:tabs>
          <w:tab w:val="left" w:pos="765"/>
        </w:tabs>
      </w:pPr>
      <w:r>
        <w:t>Suy hao đường truyền cho cả ba địa hình thành thị, ngoại ô và nông thôn được thể hiện trong</w:t>
      </w:r>
      <w:r w:rsidR="00776B22">
        <w:t xml:space="preserve"> </w:t>
      </w:r>
      <w:r w:rsidR="004F3244">
        <w:fldChar w:fldCharType="begin"/>
      </w:r>
      <w:r w:rsidR="004F3244">
        <w:instrText xml:space="preserve"> REF _Ref94384639 \h </w:instrText>
      </w:r>
      <w:r w:rsidR="004F3244">
        <w:fldChar w:fldCharType="separate"/>
      </w:r>
      <w:r w:rsidR="005235FE">
        <w:t xml:space="preserve">Bảng </w:t>
      </w:r>
      <w:r w:rsidR="005235FE">
        <w:rPr>
          <w:noProof/>
        </w:rPr>
        <w:t>3</w:t>
      </w:r>
      <w:r w:rsidR="005235FE">
        <w:t>.</w:t>
      </w:r>
      <w:r w:rsidR="005235FE">
        <w:rPr>
          <w:noProof/>
        </w:rPr>
        <w:t>2</w:t>
      </w:r>
      <w:r w:rsidR="005235FE">
        <w:t>. So sánh giữa các mô hình</w:t>
      </w:r>
      <w:r w:rsidR="004F3244">
        <w:fldChar w:fldCharType="end"/>
      </w:r>
      <w:r w:rsidR="00293BC3" w:rsidRPr="00293BC3">
        <w:t xml:space="preserve"> Từ bảng này có thể thấy rằng mô hình SUI có dự đoán suy hao đường truyền thấp nhất (72,17 dB đến 73,43 dB) trong môi trường đô thị cho 1900 MHz &amp; 2100 MHz tương ứng. Trong khi, mẫu COST 231 Hata có mức suy hao cao nhất (194,03 dB) cho 1900 MHz trong môi trường đô thị và </w:t>
      </w:r>
      <w:r w:rsidR="00C15850">
        <w:t>mô hình</w:t>
      </w:r>
      <w:r w:rsidR="00293BC3" w:rsidRPr="00293BC3">
        <w:t xml:space="preserve"> Ericsson 999 có mức suy hao cao nhất là 145,83dB cho 21000 MHz. Trong môi trường ngoại ô, kết quả là như nhau. Mô hình SUI cho thấy </w:t>
      </w:r>
      <w:r w:rsidR="00DF1F65">
        <w:t xml:space="preserve">suy hao </w:t>
      </w:r>
      <w:r w:rsidR="00293BC3" w:rsidRPr="00293BC3">
        <w:t xml:space="preserve">thấp nhất là 59,83 </w:t>
      </w:r>
      <w:r w:rsidR="00293BC3" w:rsidRPr="00293BC3">
        <w:lastRenderedPageBreak/>
        <w:t xml:space="preserve">dB đối với 1900 MHz &amp; 60,56 dB đối với 2100 MHz. COST 231 Mô hình Hata có </w:t>
      </w:r>
      <w:r w:rsidR="00DF1F65">
        <w:t>mức suy hao</w:t>
      </w:r>
      <w:r w:rsidR="00293BC3" w:rsidRPr="00293BC3">
        <w:t xml:space="preserve"> cao nhất là 189,32 dB đối với 1900 MHz &amp; COST Mô hình Walfisch-Ikegami có mức </w:t>
      </w:r>
      <w:r w:rsidR="00DF1F65">
        <w:t>suy hao</w:t>
      </w:r>
      <w:r w:rsidR="00293BC3" w:rsidRPr="00293BC3">
        <w:t xml:space="preserve"> là 148,69 dB đối với 2100 MHz.</w:t>
      </w:r>
      <w:r w:rsidR="00293BC3">
        <w:t xml:space="preserve"> </w:t>
      </w:r>
      <w:r w:rsidR="00595374" w:rsidRPr="00595374">
        <w:t xml:space="preserve">Trong môi trường nông thôn, mô hình SUI có </w:t>
      </w:r>
      <w:r w:rsidR="00DF1F65">
        <w:t>mức suy hao</w:t>
      </w:r>
      <w:r w:rsidR="00595374" w:rsidRPr="00595374">
        <w:t xml:space="preserve"> thấp nhất là 38,20 dB cho 1900 MHz &amp; 39,46 dB cho 2100 MHz. COST 231 Mô hình Hata có </w:t>
      </w:r>
      <w:r w:rsidR="004202C3">
        <w:t>mức suy hao</w:t>
      </w:r>
      <w:r w:rsidR="00595374" w:rsidRPr="00595374">
        <w:t xml:space="preserve"> cao nhất là 189,32 dB đối với 1900 MHz &amp; COST Mô hình Walfisch-Ikegami có mức suy hao là 127,21 dB đối với 2100 MHz.</w:t>
      </w:r>
      <w:r w:rsidR="00595374">
        <w:t xml:space="preserve"> </w:t>
      </w:r>
      <w:r w:rsidR="00665A7F">
        <w:t>Cũng có thể thấy từ Bảng 3</w:t>
      </w:r>
      <w:r w:rsidR="00E87635">
        <w:t>.</w:t>
      </w:r>
      <w:r w:rsidR="00E87635">
        <w:rPr>
          <w:noProof/>
        </w:rPr>
        <w:t>1</w:t>
      </w:r>
      <w:r w:rsidR="00665A7F">
        <w:t xml:space="preserve"> rằng trong môi trường ngoại ô và nông thôn, mô hình Ericsson 9999 </w:t>
      </w:r>
      <w:r w:rsidR="004202C3">
        <w:t>suy hao</w:t>
      </w:r>
      <w:r w:rsidR="00665A7F">
        <w:t xml:space="preserve"> nhiều hơn so với mô hình COST Walfisch-Ikegami. Ngoài ra, mô hình Ericsson 9999 </w:t>
      </w:r>
      <w:r w:rsidR="004202C3">
        <w:t>suy hao</w:t>
      </w:r>
      <w:r w:rsidR="00665A7F">
        <w:t xml:space="preserve"> nhiều hơn trong môi trường ngoại ô và nông thôn hơn môi trường thành thị</w:t>
      </w:r>
      <w:r w:rsidR="007D4BA3">
        <w:t>, điều này</w:t>
      </w:r>
      <w:r w:rsidR="00665A7F">
        <w:t xml:space="preserve"> là không thực tế. Đó là do mẫu Ericsson 9999 chủ yếu được thiết kế cho đô thị </w:t>
      </w:r>
      <w:r w:rsidR="00665A7F" w:rsidRPr="00665A7F">
        <w:t>và môi trường đô thị dày đặc và nó không cung cấp thông tin chính xác về các khu vực ngoại ô và nông thôn</w:t>
      </w:r>
      <w:r w:rsidR="004202C3">
        <w:t>, d</w:t>
      </w:r>
      <w:r w:rsidR="00665A7F" w:rsidRPr="00665A7F">
        <w:t>o đó các giá trị của nó có thể bị bỏ qua. Một lý do khác để sử dụng mô hình COST WalfischIkegami là nó mô tả một số tham số bổ sung được sử dụng để mô tả một số đặc điểm môi trường.</w:t>
      </w:r>
      <w:r w:rsidR="00813ACD" w:rsidRPr="00813ACD">
        <w:t xml:space="preserve"> </w:t>
      </w:r>
      <w:r w:rsidR="00813ACD">
        <w:t xml:space="preserve">Chiều cao BS không có tác động đáng kể đến sự mất mát đường đi của mô hình SUI trong cả ba địa hình trong khi tất cả các địa hình khác đều cho thấy sự thay đổi về </w:t>
      </w:r>
      <w:r w:rsidR="000B198B">
        <w:t>suy hao</w:t>
      </w:r>
      <w:r w:rsidR="00813ACD">
        <w:t xml:space="preserve"> khi chiều cao BS của chúng bị thay đổi. Mô hình Okumura có các biến </w:t>
      </w:r>
      <w:r w:rsidR="000B198B">
        <w:t>đổi</w:t>
      </w:r>
      <w:r w:rsidR="00813ACD">
        <w:t xml:space="preserve"> </w:t>
      </w:r>
      <w:r w:rsidR="000B198B">
        <w:t>rõ</w:t>
      </w:r>
      <w:r w:rsidR="00813ACD">
        <w:t xml:space="preserve"> nhất. </w:t>
      </w:r>
      <w:r w:rsidR="00813ACD" w:rsidRPr="00813ACD">
        <w:t>Suy hao đường dẫn cho các tần số 700 MHz, 1800 MHz và 2600 MHz có thể được tính toán bằng cách sử dụng các phương trình suy hao đường dẫn đã xác định ở trên.</w:t>
      </w:r>
    </w:p>
    <w:p w14:paraId="1E7D13A8" w14:textId="57E59C1C" w:rsidR="006A757B" w:rsidRPr="00633A83" w:rsidRDefault="00DD1726" w:rsidP="00DD1726">
      <w:pPr>
        <w:tabs>
          <w:tab w:val="left" w:pos="765"/>
        </w:tabs>
        <w:sectPr w:rsidR="006A757B" w:rsidRPr="00633A83" w:rsidSect="00824195">
          <w:footerReference w:type="even" r:id="rId126"/>
          <w:footerReference w:type="default" r:id="rId127"/>
          <w:pgSz w:w="11906" w:h="16838" w:code="9"/>
          <w:pgMar w:top="1134" w:right="1138" w:bottom="1411" w:left="1699" w:header="850" w:footer="432" w:gutter="0"/>
          <w:pgNumType w:start="1"/>
          <w:cols w:space="454"/>
          <w:docGrid w:type="lines" w:linePitch="360"/>
        </w:sectPr>
      </w:pPr>
      <w:r>
        <w:tab/>
      </w:r>
    </w:p>
    <w:p w14:paraId="28055E0B" w14:textId="746BDC11" w:rsidR="004966FA" w:rsidRDefault="00F61FBD" w:rsidP="00F61FBD">
      <w:pPr>
        <w:pStyle w:val="Heading1"/>
        <w:numPr>
          <w:ilvl w:val="0"/>
          <w:numId w:val="0"/>
        </w:numPr>
      </w:pPr>
      <w:bookmarkStart w:id="54" w:name="_Toc94471135"/>
      <w:r>
        <w:lastRenderedPageBreak/>
        <w:t>K</w:t>
      </w:r>
      <w:r w:rsidR="000F72FE">
        <w:t>ẾT LUẬN</w:t>
      </w:r>
      <w:bookmarkEnd w:id="54"/>
    </w:p>
    <w:p w14:paraId="28486670" w14:textId="71DCA534" w:rsidR="00F61FBD" w:rsidRDefault="00F61FBD" w:rsidP="00685116">
      <w:pPr>
        <w:spacing w:line="360" w:lineRule="auto"/>
        <w:ind w:firstLine="720"/>
      </w:pPr>
      <w:r>
        <w:t xml:space="preserve">Qua sự hướng dẫn của thầy Nguyễn Anh Quang tìm hiểu trên mạng và các tài liệu liên quan thì nhóm em đã hoàn thành xong phần báo cáo mà thầy đã đưa ra. Qua quá trình tìm hiểu về </w:t>
      </w:r>
      <w:r w:rsidR="00D355C9">
        <w:t>đề tài</w:t>
      </w:r>
      <w:r w:rsidR="009A6E56">
        <w:t xml:space="preserve">, </w:t>
      </w:r>
      <w:r w:rsidR="00DB3492">
        <w:t xml:space="preserve">chúng em đã nắm được kiến thức về mô hình các kênh truyền trong hệ thống thông tin vô tuyến </w:t>
      </w:r>
    </w:p>
    <w:p w14:paraId="51A48D98" w14:textId="321BF20B" w:rsidR="000F72FE" w:rsidRPr="0094672F" w:rsidRDefault="000F72FE" w:rsidP="00474730">
      <w:r>
        <w:br w:type="page"/>
      </w:r>
    </w:p>
    <w:p w14:paraId="378D13B8" w14:textId="14815623" w:rsidR="00E92FE2" w:rsidRPr="00E92FE2" w:rsidRDefault="000F72FE" w:rsidP="00E92FE2">
      <w:pPr>
        <w:pStyle w:val="Heading1"/>
        <w:numPr>
          <w:ilvl w:val="0"/>
          <w:numId w:val="0"/>
        </w:numPr>
      </w:pPr>
      <w:bookmarkStart w:id="55" w:name="_Toc94471136"/>
      <w:r>
        <w:lastRenderedPageBreak/>
        <w:t>TÀI LIỆU THAM KHẢO</w:t>
      </w:r>
      <w:bookmarkEnd w:id="55"/>
    </w:p>
    <w:p w14:paraId="2FACCCBC" w14:textId="79B857CF" w:rsidR="00F509A9" w:rsidRPr="00F509A9" w:rsidRDefault="002100F2" w:rsidP="00F509A9">
      <w:pPr>
        <w:pStyle w:val="ListParagraph"/>
        <w:numPr>
          <w:ilvl w:val="0"/>
          <w:numId w:val="35"/>
        </w:numPr>
      </w:pPr>
      <w:r>
        <w:t>Comparison of</w:t>
      </w:r>
      <w:r w:rsidR="005A59EB">
        <w:t xml:space="preserve"> radio propagation models for long term evolution (LTE) network</w:t>
      </w:r>
      <w:r w:rsidR="00CD1CF4">
        <w:t xml:space="preserve"> </w:t>
      </w:r>
      <w:r w:rsidR="00633441">
        <w:t xml:space="preserve">by </w:t>
      </w:r>
      <w:r w:rsidR="00CD1CF4" w:rsidRPr="00CD1CF4">
        <w:t>Noman Shabbir</w:t>
      </w:r>
      <w:r w:rsidR="002F71D6">
        <w:t>,</w:t>
      </w:r>
      <w:r w:rsidR="00DE25D1">
        <w:t xml:space="preserve"> </w:t>
      </w:r>
      <w:r w:rsidR="00DE25D1" w:rsidRPr="00DE25D1">
        <w:t>Muhammad T. Sadiq</w:t>
      </w:r>
      <w:r w:rsidR="002F71D6">
        <w:t>,</w:t>
      </w:r>
      <w:r w:rsidR="00DE25D1">
        <w:t xml:space="preserve"> </w:t>
      </w:r>
      <w:r w:rsidR="00DE25D1" w:rsidRPr="00DE25D1">
        <w:t>Hasnain Kashif</w:t>
      </w:r>
      <w:r w:rsidR="002F71D6">
        <w:t xml:space="preserve"> and Rizwan Ullah</w:t>
      </w:r>
      <w:r w:rsidR="001E14C7">
        <w:t>.</w:t>
      </w:r>
      <w:r w:rsidR="00633441">
        <w:t xml:space="preserve"> </w:t>
      </w:r>
    </w:p>
    <w:p w14:paraId="5B29AC8D" w14:textId="300DA952" w:rsidR="00A820EC" w:rsidRPr="00A820EC" w:rsidRDefault="00693946" w:rsidP="00A820EC">
      <w:pPr>
        <w:pStyle w:val="ListParagraph"/>
        <w:numPr>
          <w:ilvl w:val="0"/>
          <w:numId w:val="35"/>
        </w:numPr>
      </w:pPr>
      <w:r>
        <w:t>Thông tin vô tuyến</w:t>
      </w:r>
      <w:r w:rsidR="001E14C7">
        <w:t>,</w:t>
      </w:r>
      <w:r w:rsidR="00684947">
        <w:t xml:space="preserve"> </w:t>
      </w:r>
      <w:r>
        <w:t>GS. Nguyễn Văn Đức</w:t>
      </w:r>
      <w:r w:rsidR="001E14C7">
        <w:t>.</w:t>
      </w:r>
    </w:p>
    <w:p w14:paraId="170E96E6" w14:textId="6E4BEE4D" w:rsidR="0091744B" w:rsidRDefault="00777FF0" w:rsidP="00777FF0">
      <w:pPr>
        <w:pStyle w:val="ListParagraph"/>
        <w:numPr>
          <w:ilvl w:val="0"/>
          <w:numId w:val="35"/>
        </w:numPr>
        <w:jc w:val="left"/>
      </w:pPr>
      <w:r w:rsidRPr="00777FF0">
        <w:t>Github tới mã nguồn của dự án:</w:t>
      </w:r>
      <w:r>
        <w:t xml:space="preserve"> </w:t>
      </w:r>
      <w:hyperlink r:id="rId128" w:history="1">
        <w:r w:rsidRPr="00D33C7D">
          <w:rPr>
            <w:rStyle w:val="Hyperlink"/>
          </w:rPr>
          <w:t>https://github.com/phamngoclam2628/he_thong_vien_thong_lampn20182628.git</w:t>
        </w:r>
      </w:hyperlink>
    </w:p>
    <w:p w14:paraId="10132A3E" w14:textId="77777777" w:rsidR="00977652" w:rsidRPr="00A63339" w:rsidRDefault="00977652" w:rsidP="00F61FBD">
      <w:pPr>
        <w:ind w:left="-142" w:firstLine="0"/>
        <w:rPr>
          <w:lang w:val="fr-FR"/>
        </w:rPr>
      </w:pPr>
    </w:p>
    <w:p w14:paraId="12F92F24" w14:textId="77777777" w:rsidR="00F61FBD" w:rsidRPr="00A63339" w:rsidRDefault="00F61FBD" w:rsidP="00F61FBD">
      <w:pPr>
        <w:rPr>
          <w:lang w:val="fr-FR"/>
        </w:rPr>
      </w:pPr>
    </w:p>
    <w:sectPr w:rsidR="00F61FBD" w:rsidRPr="00A63339" w:rsidSect="00913A79">
      <w:footerReference w:type="even" r:id="rId129"/>
      <w:footerReference w:type="default" r:id="rId130"/>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1AA28" w14:textId="77777777" w:rsidR="00C571D3" w:rsidRDefault="00C571D3" w:rsidP="00877142">
      <w:pPr>
        <w:spacing w:after="0" w:line="240" w:lineRule="auto"/>
      </w:pPr>
      <w:r>
        <w:separator/>
      </w:r>
    </w:p>
  </w:endnote>
  <w:endnote w:type="continuationSeparator" w:id="0">
    <w:p w14:paraId="486ACF63" w14:textId="77777777" w:rsidR="00C571D3" w:rsidRDefault="00C571D3" w:rsidP="00877142">
      <w:pPr>
        <w:spacing w:after="0" w:line="240" w:lineRule="auto"/>
      </w:pPr>
      <w:r>
        <w:continuationSeparator/>
      </w:r>
    </w:p>
  </w:endnote>
  <w:endnote w:type="continuationNotice" w:id="1">
    <w:p w14:paraId="39061D72" w14:textId="77777777" w:rsidR="00C571D3" w:rsidRDefault="00C571D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85F98" w14:textId="77777777" w:rsidR="00A5147E" w:rsidRDefault="00A5147E">
    <w:pPr>
      <w:pStyle w:val="Footer"/>
    </w:pPr>
  </w:p>
  <w:p w14:paraId="1C4814A0" w14:textId="77777777" w:rsidR="00A5147E" w:rsidRDefault="00A514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FBA2D" w14:textId="77777777" w:rsidR="00A5147E" w:rsidRDefault="00A5147E">
    <w:pPr>
      <w:pStyle w:val="Footer"/>
      <w:jc w:val="right"/>
    </w:pPr>
  </w:p>
  <w:p w14:paraId="04B61E21" w14:textId="77777777" w:rsidR="00A5147E" w:rsidRDefault="00A514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71"/>
      <w:docPartObj>
        <w:docPartGallery w:val="Page Numbers (Bottom of Page)"/>
        <w:docPartUnique/>
      </w:docPartObj>
    </w:sdtPr>
    <w:sdtEndPr/>
    <w:sdtContent>
      <w:p w14:paraId="7CA34C76" w14:textId="27DEE634" w:rsidR="00A5147E" w:rsidRDefault="00A5147E">
        <w:pPr>
          <w:pStyle w:val="Footer"/>
        </w:pPr>
        <w:r>
          <w:rPr>
            <w:noProof/>
          </w:rPr>
          <w:fldChar w:fldCharType="begin"/>
        </w:r>
        <w:r>
          <w:rPr>
            <w:noProof/>
          </w:rPr>
          <w:instrText xml:space="preserve"> PAGE   \* MERGEFORMAT </w:instrText>
        </w:r>
        <w:r>
          <w:rPr>
            <w:noProof/>
          </w:rPr>
          <w:fldChar w:fldCharType="separate"/>
        </w:r>
        <w:r>
          <w:rPr>
            <w:noProof/>
          </w:rPr>
          <w:t>12</w:t>
        </w:r>
        <w:r>
          <w:rPr>
            <w:noProof/>
          </w:rPr>
          <w:fldChar w:fldCharType="end"/>
        </w:r>
      </w:p>
    </w:sdtContent>
  </w:sdt>
  <w:p w14:paraId="1FB93E69" w14:textId="77777777" w:rsidR="00A5147E" w:rsidRDefault="00A514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09772"/>
      <w:docPartObj>
        <w:docPartGallery w:val="Page Numbers (Bottom of Page)"/>
        <w:docPartUnique/>
      </w:docPartObj>
    </w:sdtPr>
    <w:sdtEndPr/>
    <w:sdtContent>
      <w:p w14:paraId="1AB4A03B" w14:textId="2DD98A2A" w:rsidR="00A5147E" w:rsidRDefault="00A5147E">
        <w:pPr>
          <w:pStyle w:val="Footer"/>
          <w:jc w:val="right"/>
        </w:pPr>
        <w:r>
          <w:rPr>
            <w:noProof/>
          </w:rPr>
          <w:fldChar w:fldCharType="begin"/>
        </w:r>
        <w:r>
          <w:rPr>
            <w:noProof/>
          </w:rPr>
          <w:instrText xml:space="preserve"> PAGE   \* MERGEFORMAT </w:instrText>
        </w:r>
        <w:r>
          <w:rPr>
            <w:noProof/>
          </w:rPr>
          <w:fldChar w:fldCharType="separate"/>
        </w:r>
        <w:r>
          <w:rPr>
            <w:noProof/>
          </w:rPr>
          <w:t>14</w:t>
        </w:r>
        <w:r>
          <w:rPr>
            <w:noProof/>
          </w:rPr>
          <w:fldChar w:fldCharType="end"/>
        </w:r>
      </w:p>
    </w:sdtContent>
  </w:sdt>
  <w:p w14:paraId="1E73A478" w14:textId="77777777" w:rsidR="00A5147E" w:rsidRDefault="00A514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33038" w14:textId="77777777" w:rsidR="00A5147E" w:rsidRDefault="00A514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E3C2F" w14:textId="77777777" w:rsidR="00A5147E" w:rsidRDefault="00A5147E">
    <w:pPr>
      <w:pStyle w:val="Footer"/>
      <w:jc w:val="right"/>
    </w:pPr>
  </w:p>
  <w:p w14:paraId="00F7D0D6" w14:textId="77777777" w:rsidR="00A5147E" w:rsidRDefault="00A51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257E5" w14:textId="77777777" w:rsidR="00C571D3" w:rsidRDefault="00C571D3" w:rsidP="00877142">
      <w:pPr>
        <w:spacing w:after="0" w:line="240" w:lineRule="auto"/>
      </w:pPr>
      <w:r>
        <w:separator/>
      </w:r>
    </w:p>
  </w:footnote>
  <w:footnote w:type="continuationSeparator" w:id="0">
    <w:p w14:paraId="4C761A15" w14:textId="77777777" w:rsidR="00C571D3" w:rsidRDefault="00C571D3" w:rsidP="00877142">
      <w:pPr>
        <w:spacing w:after="0" w:line="240" w:lineRule="auto"/>
      </w:pPr>
      <w:r>
        <w:continuationSeparator/>
      </w:r>
    </w:p>
  </w:footnote>
  <w:footnote w:type="continuationNotice" w:id="1">
    <w:p w14:paraId="6E534A2C" w14:textId="77777777" w:rsidR="00C571D3" w:rsidRDefault="00C571D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8E7F24"/>
    <w:multiLevelType w:val="hybridMultilevel"/>
    <w:tmpl w:val="C504C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3D7B1D"/>
    <w:multiLevelType w:val="hybridMultilevel"/>
    <w:tmpl w:val="D0A60968"/>
    <w:lvl w:ilvl="0" w:tplc="3B06C966">
      <w:start w:val="1"/>
      <w:numFmt w:val="decimal"/>
      <w:lvlText w:val="[%1]"/>
      <w:lvlJc w:val="center"/>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15:restartNumberingAfterBreak="0">
    <w:nsid w:val="0DED0286"/>
    <w:multiLevelType w:val="hybridMultilevel"/>
    <w:tmpl w:val="10F60F8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0315D6F"/>
    <w:multiLevelType w:val="hybridMultilevel"/>
    <w:tmpl w:val="7A5A49F4"/>
    <w:lvl w:ilvl="0" w:tplc="3B06C966">
      <w:start w:val="1"/>
      <w:numFmt w:val="decimal"/>
      <w:lvlText w:val="[%1]"/>
      <w:lvlJc w:val="center"/>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8" w15:restartNumberingAfterBreak="0">
    <w:nsid w:val="1680724C"/>
    <w:multiLevelType w:val="hybridMultilevel"/>
    <w:tmpl w:val="4B9E55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146EDE"/>
    <w:multiLevelType w:val="hybridMultilevel"/>
    <w:tmpl w:val="A900FA3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CA2304"/>
    <w:multiLevelType w:val="hybridMultilevel"/>
    <w:tmpl w:val="317CE0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B040DAB"/>
    <w:multiLevelType w:val="hybridMultilevel"/>
    <w:tmpl w:val="FD24EC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191810"/>
    <w:multiLevelType w:val="hybridMultilevel"/>
    <w:tmpl w:val="BF38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D218E4"/>
    <w:multiLevelType w:val="hybridMultilevel"/>
    <w:tmpl w:val="2A5EB0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28AA3CF5"/>
    <w:multiLevelType w:val="hybridMultilevel"/>
    <w:tmpl w:val="AEF69694"/>
    <w:lvl w:ilvl="0" w:tplc="5114CB74">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B0C1692"/>
    <w:multiLevelType w:val="hybridMultilevel"/>
    <w:tmpl w:val="03A07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0961D1"/>
    <w:multiLevelType w:val="hybridMultilevel"/>
    <w:tmpl w:val="17264F0E"/>
    <w:lvl w:ilvl="0" w:tplc="04090001">
      <w:start w:val="1"/>
      <w:numFmt w:val="bullet"/>
      <w:lvlText w:val=""/>
      <w:lvlJc w:val="left"/>
      <w:pPr>
        <w:ind w:left="1080" w:hanging="360"/>
      </w:pPr>
      <w:rPr>
        <w:rFonts w:ascii="Symbol" w:hAnsi="Symbol" w:hint="default"/>
      </w:rPr>
    </w:lvl>
    <w:lvl w:ilvl="1" w:tplc="469C49E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0D55BD"/>
    <w:multiLevelType w:val="hybridMultilevel"/>
    <w:tmpl w:val="EA76607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B7EE2"/>
    <w:multiLevelType w:val="hybridMultilevel"/>
    <w:tmpl w:val="061A7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63719EF"/>
    <w:multiLevelType w:val="hybridMultilevel"/>
    <w:tmpl w:val="1FE6FD6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3D9717D1"/>
    <w:multiLevelType w:val="hybridMultilevel"/>
    <w:tmpl w:val="64B882A4"/>
    <w:lvl w:ilvl="0" w:tplc="DC2C17C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E9B03A8"/>
    <w:multiLevelType w:val="hybridMultilevel"/>
    <w:tmpl w:val="AD16C4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5273B0A"/>
    <w:multiLevelType w:val="hybridMultilevel"/>
    <w:tmpl w:val="C45C924A"/>
    <w:lvl w:ilvl="0" w:tplc="A9DAC5B8">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4" w15:restartNumberingAfterBreak="0">
    <w:nsid w:val="4A2C4189"/>
    <w:multiLevelType w:val="hybridMultilevel"/>
    <w:tmpl w:val="415A87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AC5DF2"/>
    <w:multiLevelType w:val="hybridMultilevel"/>
    <w:tmpl w:val="34029254"/>
    <w:lvl w:ilvl="0" w:tplc="04090001">
      <w:start w:val="1"/>
      <w:numFmt w:val="bullet"/>
      <w:lvlText w:val=""/>
      <w:lvlJc w:val="left"/>
      <w:pPr>
        <w:ind w:left="1077" w:hanging="360"/>
      </w:pPr>
      <w:rPr>
        <w:rFonts w:ascii="Symbol" w:hAnsi="Symbol" w:hint="default"/>
      </w:rPr>
    </w:lvl>
    <w:lvl w:ilvl="1" w:tplc="04090001">
      <w:start w:val="1"/>
      <w:numFmt w:val="bullet"/>
      <w:lvlText w:val=""/>
      <w:lvlJc w:val="left"/>
      <w:pPr>
        <w:ind w:left="1797" w:hanging="360"/>
      </w:pPr>
      <w:rPr>
        <w:rFonts w:ascii="Symbol" w:hAnsi="Symbol"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1016B04"/>
    <w:multiLevelType w:val="hybridMultilevel"/>
    <w:tmpl w:val="808E548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A6A4D32"/>
    <w:multiLevelType w:val="hybridMultilevel"/>
    <w:tmpl w:val="770A2A80"/>
    <w:lvl w:ilvl="0" w:tplc="3B06C966">
      <w:start w:val="1"/>
      <w:numFmt w:val="decimal"/>
      <w:lvlText w:val="[%1]"/>
      <w:lvlJc w:val="center"/>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0" w15:restartNumberingAfterBreak="0">
    <w:nsid w:val="6159593B"/>
    <w:multiLevelType w:val="hybridMultilevel"/>
    <w:tmpl w:val="6CA8EA9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ED3872"/>
    <w:multiLevelType w:val="hybridMultilevel"/>
    <w:tmpl w:val="DFCADDE6"/>
    <w:lvl w:ilvl="0" w:tplc="04090001">
      <w:start w:val="1"/>
      <w:numFmt w:val="bullet"/>
      <w:lvlText w:val=""/>
      <w:lvlJc w:val="left"/>
      <w:pPr>
        <w:ind w:left="1080" w:hanging="360"/>
      </w:pPr>
      <w:rPr>
        <w:rFonts w:ascii="Symbol" w:hAnsi="Symbol" w:hint="default"/>
      </w:rPr>
    </w:lvl>
    <w:lvl w:ilvl="1" w:tplc="826A8D2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E94DED"/>
    <w:multiLevelType w:val="hybridMultilevel"/>
    <w:tmpl w:val="A2E2468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3" w15:restartNumberingAfterBreak="0">
    <w:nsid w:val="72142A18"/>
    <w:multiLevelType w:val="hybridMultilevel"/>
    <w:tmpl w:val="ACA60CE8"/>
    <w:lvl w:ilvl="0" w:tplc="A03CA53E">
      <w:start w:val="3"/>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3E441E8"/>
    <w:multiLevelType w:val="hybridMultilevel"/>
    <w:tmpl w:val="4138719E"/>
    <w:lvl w:ilvl="0" w:tplc="FEE41BC8">
      <w:start w:val="3"/>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AF26621"/>
    <w:multiLevelType w:val="hybridMultilevel"/>
    <w:tmpl w:val="AF34D49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FB75BFC"/>
    <w:multiLevelType w:val="hybridMultilevel"/>
    <w:tmpl w:val="22741B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6"/>
  </w:num>
  <w:num w:numId="5">
    <w:abstractNumId w:val="29"/>
  </w:num>
  <w:num w:numId="6">
    <w:abstractNumId w:val="18"/>
  </w:num>
  <w:num w:numId="7">
    <w:abstractNumId w:val="5"/>
  </w:num>
  <w:num w:numId="8">
    <w:abstractNumId w:val="25"/>
  </w:num>
  <w:num w:numId="9">
    <w:abstractNumId w:val="27"/>
  </w:num>
  <w:num w:numId="10">
    <w:abstractNumId w:val="17"/>
  </w:num>
  <w:num w:numId="11">
    <w:abstractNumId w:val="24"/>
  </w:num>
  <w:num w:numId="12">
    <w:abstractNumId w:val="35"/>
  </w:num>
  <w:num w:numId="13">
    <w:abstractNumId w:val="15"/>
  </w:num>
  <w:num w:numId="14">
    <w:abstractNumId w:val="36"/>
  </w:num>
  <w:num w:numId="15">
    <w:abstractNumId w:val="31"/>
  </w:num>
  <w:num w:numId="16">
    <w:abstractNumId w:val="30"/>
  </w:num>
  <w:num w:numId="17">
    <w:abstractNumId w:val="9"/>
  </w:num>
  <w:num w:numId="18">
    <w:abstractNumId w:val="3"/>
  </w:num>
  <w:num w:numId="19">
    <w:abstractNumId w:val="12"/>
  </w:num>
  <w:num w:numId="20">
    <w:abstractNumId w:val="8"/>
  </w:num>
  <w:num w:numId="21">
    <w:abstractNumId w:val="33"/>
  </w:num>
  <w:num w:numId="22">
    <w:abstractNumId w:val="14"/>
  </w:num>
  <w:num w:numId="23">
    <w:abstractNumId w:val="21"/>
  </w:num>
  <w:num w:numId="24">
    <w:abstractNumId w:val="34"/>
  </w:num>
  <w:num w:numId="25">
    <w:abstractNumId w:val="32"/>
  </w:num>
  <w:num w:numId="26">
    <w:abstractNumId w:val="23"/>
  </w:num>
  <w:num w:numId="27">
    <w:abstractNumId w:val="16"/>
  </w:num>
  <w:num w:numId="28">
    <w:abstractNumId w:val="26"/>
  </w:num>
  <w:num w:numId="29">
    <w:abstractNumId w:val="19"/>
  </w:num>
  <w:num w:numId="30">
    <w:abstractNumId w:val="22"/>
  </w:num>
  <w:num w:numId="31">
    <w:abstractNumId w:val="11"/>
  </w:num>
  <w:num w:numId="32">
    <w:abstractNumId w:val="28"/>
  </w:num>
  <w:num w:numId="33">
    <w:abstractNumId w:val="7"/>
  </w:num>
  <w:num w:numId="34">
    <w:abstractNumId w:val="4"/>
  </w:num>
  <w:num w:numId="35">
    <w:abstractNumId w:val="20"/>
  </w:num>
  <w:num w:numId="36">
    <w:abstractNumId w:val="13"/>
  </w:num>
  <w:num w:numId="37">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9CF"/>
    <w:rsid w:val="00000BE0"/>
    <w:rsid w:val="00000E39"/>
    <w:rsid w:val="0000126D"/>
    <w:rsid w:val="00001909"/>
    <w:rsid w:val="00002A63"/>
    <w:rsid w:val="00002D6E"/>
    <w:rsid w:val="00003543"/>
    <w:rsid w:val="00005A01"/>
    <w:rsid w:val="00006481"/>
    <w:rsid w:val="000065CE"/>
    <w:rsid w:val="00010630"/>
    <w:rsid w:val="00010A47"/>
    <w:rsid w:val="00010CDB"/>
    <w:rsid w:val="000111E5"/>
    <w:rsid w:val="000117FA"/>
    <w:rsid w:val="00012155"/>
    <w:rsid w:val="00014178"/>
    <w:rsid w:val="0001478B"/>
    <w:rsid w:val="0001485F"/>
    <w:rsid w:val="00014909"/>
    <w:rsid w:val="000153B1"/>
    <w:rsid w:val="00015781"/>
    <w:rsid w:val="0001618C"/>
    <w:rsid w:val="00017E99"/>
    <w:rsid w:val="00020BE9"/>
    <w:rsid w:val="00021CD2"/>
    <w:rsid w:val="00022671"/>
    <w:rsid w:val="0002369D"/>
    <w:rsid w:val="000237A4"/>
    <w:rsid w:val="00023B83"/>
    <w:rsid w:val="0002474A"/>
    <w:rsid w:val="00025CE9"/>
    <w:rsid w:val="00026018"/>
    <w:rsid w:val="00026080"/>
    <w:rsid w:val="00026B36"/>
    <w:rsid w:val="00026DA0"/>
    <w:rsid w:val="00027C8A"/>
    <w:rsid w:val="00027DA6"/>
    <w:rsid w:val="00030D57"/>
    <w:rsid w:val="00031D13"/>
    <w:rsid w:val="0003210C"/>
    <w:rsid w:val="00032703"/>
    <w:rsid w:val="00033E27"/>
    <w:rsid w:val="00033F77"/>
    <w:rsid w:val="00034014"/>
    <w:rsid w:val="0003494B"/>
    <w:rsid w:val="00036319"/>
    <w:rsid w:val="000363DD"/>
    <w:rsid w:val="00036DE5"/>
    <w:rsid w:val="00036E0F"/>
    <w:rsid w:val="00040390"/>
    <w:rsid w:val="00040D12"/>
    <w:rsid w:val="000410BF"/>
    <w:rsid w:val="00041378"/>
    <w:rsid w:val="000413DF"/>
    <w:rsid w:val="00041783"/>
    <w:rsid w:val="00041BE4"/>
    <w:rsid w:val="00042B93"/>
    <w:rsid w:val="00042C36"/>
    <w:rsid w:val="00043C54"/>
    <w:rsid w:val="000442B7"/>
    <w:rsid w:val="00044503"/>
    <w:rsid w:val="00044CEF"/>
    <w:rsid w:val="000452AA"/>
    <w:rsid w:val="000457C8"/>
    <w:rsid w:val="00045F65"/>
    <w:rsid w:val="00046204"/>
    <w:rsid w:val="00046BF8"/>
    <w:rsid w:val="00050261"/>
    <w:rsid w:val="0005064D"/>
    <w:rsid w:val="000507C1"/>
    <w:rsid w:val="000516FE"/>
    <w:rsid w:val="00051B53"/>
    <w:rsid w:val="00051B77"/>
    <w:rsid w:val="00052CE7"/>
    <w:rsid w:val="00053039"/>
    <w:rsid w:val="000542CC"/>
    <w:rsid w:val="00054CDA"/>
    <w:rsid w:val="00055985"/>
    <w:rsid w:val="00055CD7"/>
    <w:rsid w:val="00055D07"/>
    <w:rsid w:val="0005623B"/>
    <w:rsid w:val="00056422"/>
    <w:rsid w:val="00056917"/>
    <w:rsid w:val="00056BEF"/>
    <w:rsid w:val="00056DBF"/>
    <w:rsid w:val="00057DFD"/>
    <w:rsid w:val="00057F3D"/>
    <w:rsid w:val="000602A4"/>
    <w:rsid w:val="000603BD"/>
    <w:rsid w:val="00060A2F"/>
    <w:rsid w:val="000617F0"/>
    <w:rsid w:val="000618A1"/>
    <w:rsid w:val="00061CB7"/>
    <w:rsid w:val="00061E1E"/>
    <w:rsid w:val="000620D9"/>
    <w:rsid w:val="000625DF"/>
    <w:rsid w:val="00062927"/>
    <w:rsid w:val="00062D20"/>
    <w:rsid w:val="0006364A"/>
    <w:rsid w:val="00063C51"/>
    <w:rsid w:val="0006471A"/>
    <w:rsid w:val="00065B36"/>
    <w:rsid w:val="00072A6D"/>
    <w:rsid w:val="00072F60"/>
    <w:rsid w:val="000739A3"/>
    <w:rsid w:val="00073BAF"/>
    <w:rsid w:val="00073E75"/>
    <w:rsid w:val="000743F0"/>
    <w:rsid w:val="00074C8C"/>
    <w:rsid w:val="00076511"/>
    <w:rsid w:val="0007681D"/>
    <w:rsid w:val="0007702E"/>
    <w:rsid w:val="00077E54"/>
    <w:rsid w:val="000804FA"/>
    <w:rsid w:val="0008062A"/>
    <w:rsid w:val="0008179F"/>
    <w:rsid w:val="00081A29"/>
    <w:rsid w:val="0008279A"/>
    <w:rsid w:val="00082AE9"/>
    <w:rsid w:val="000831B6"/>
    <w:rsid w:val="0008354F"/>
    <w:rsid w:val="00083C55"/>
    <w:rsid w:val="0008486F"/>
    <w:rsid w:val="000856CA"/>
    <w:rsid w:val="00086304"/>
    <w:rsid w:val="000863E4"/>
    <w:rsid w:val="00086AC7"/>
    <w:rsid w:val="00087559"/>
    <w:rsid w:val="00090663"/>
    <w:rsid w:val="000907B0"/>
    <w:rsid w:val="0009262A"/>
    <w:rsid w:val="00092667"/>
    <w:rsid w:val="00093C6C"/>
    <w:rsid w:val="0009419A"/>
    <w:rsid w:val="00094A53"/>
    <w:rsid w:val="00094F66"/>
    <w:rsid w:val="00094FE4"/>
    <w:rsid w:val="000951D7"/>
    <w:rsid w:val="0009593D"/>
    <w:rsid w:val="00096591"/>
    <w:rsid w:val="00097C34"/>
    <w:rsid w:val="000A05B3"/>
    <w:rsid w:val="000A0891"/>
    <w:rsid w:val="000A08B4"/>
    <w:rsid w:val="000A0C3D"/>
    <w:rsid w:val="000A1251"/>
    <w:rsid w:val="000A1254"/>
    <w:rsid w:val="000A1874"/>
    <w:rsid w:val="000A213A"/>
    <w:rsid w:val="000A21E1"/>
    <w:rsid w:val="000A2E45"/>
    <w:rsid w:val="000A3379"/>
    <w:rsid w:val="000A43D5"/>
    <w:rsid w:val="000A4464"/>
    <w:rsid w:val="000A4AEF"/>
    <w:rsid w:val="000A5962"/>
    <w:rsid w:val="000A5D27"/>
    <w:rsid w:val="000A6135"/>
    <w:rsid w:val="000A6A41"/>
    <w:rsid w:val="000A7272"/>
    <w:rsid w:val="000B0159"/>
    <w:rsid w:val="000B0A68"/>
    <w:rsid w:val="000B0DE3"/>
    <w:rsid w:val="000B1425"/>
    <w:rsid w:val="000B198B"/>
    <w:rsid w:val="000B21D0"/>
    <w:rsid w:val="000B2AA3"/>
    <w:rsid w:val="000B30C1"/>
    <w:rsid w:val="000B3DA3"/>
    <w:rsid w:val="000B501A"/>
    <w:rsid w:val="000B5B16"/>
    <w:rsid w:val="000B64FF"/>
    <w:rsid w:val="000B670D"/>
    <w:rsid w:val="000B6F96"/>
    <w:rsid w:val="000B7749"/>
    <w:rsid w:val="000B77BC"/>
    <w:rsid w:val="000B79D3"/>
    <w:rsid w:val="000C04E0"/>
    <w:rsid w:val="000C1236"/>
    <w:rsid w:val="000C1F2A"/>
    <w:rsid w:val="000C20E5"/>
    <w:rsid w:val="000C2258"/>
    <w:rsid w:val="000C23F1"/>
    <w:rsid w:val="000C38F2"/>
    <w:rsid w:val="000C42F1"/>
    <w:rsid w:val="000C48A6"/>
    <w:rsid w:val="000C5049"/>
    <w:rsid w:val="000C529B"/>
    <w:rsid w:val="000C532B"/>
    <w:rsid w:val="000C5443"/>
    <w:rsid w:val="000C5AB7"/>
    <w:rsid w:val="000C6469"/>
    <w:rsid w:val="000C71D3"/>
    <w:rsid w:val="000C79AC"/>
    <w:rsid w:val="000D0A8C"/>
    <w:rsid w:val="000D1DFB"/>
    <w:rsid w:val="000D2A6A"/>
    <w:rsid w:val="000D3FF2"/>
    <w:rsid w:val="000D40AA"/>
    <w:rsid w:val="000D4D85"/>
    <w:rsid w:val="000D544E"/>
    <w:rsid w:val="000D57F5"/>
    <w:rsid w:val="000D5EFB"/>
    <w:rsid w:val="000D7C8A"/>
    <w:rsid w:val="000E0203"/>
    <w:rsid w:val="000E25A4"/>
    <w:rsid w:val="000E280E"/>
    <w:rsid w:val="000E2FFE"/>
    <w:rsid w:val="000E3631"/>
    <w:rsid w:val="000E3AE7"/>
    <w:rsid w:val="000E3F49"/>
    <w:rsid w:val="000E5DF6"/>
    <w:rsid w:val="000E6E68"/>
    <w:rsid w:val="000E704D"/>
    <w:rsid w:val="000E73DA"/>
    <w:rsid w:val="000E7BF0"/>
    <w:rsid w:val="000E7E91"/>
    <w:rsid w:val="000F00DE"/>
    <w:rsid w:val="000F1260"/>
    <w:rsid w:val="000F1CB2"/>
    <w:rsid w:val="000F26F3"/>
    <w:rsid w:val="000F37C2"/>
    <w:rsid w:val="000F39F3"/>
    <w:rsid w:val="000F4547"/>
    <w:rsid w:val="000F4A84"/>
    <w:rsid w:val="000F55F9"/>
    <w:rsid w:val="000F5B6E"/>
    <w:rsid w:val="000F5E6F"/>
    <w:rsid w:val="000F72FE"/>
    <w:rsid w:val="000F7AC9"/>
    <w:rsid w:val="0010003E"/>
    <w:rsid w:val="00100BBB"/>
    <w:rsid w:val="00101160"/>
    <w:rsid w:val="00101B08"/>
    <w:rsid w:val="0010203E"/>
    <w:rsid w:val="0010238C"/>
    <w:rsid w:val="0010242A"/>
    <w:rsid w:val="001025BE"/>
    <w:rsid w:val="00102603"/>
    <w:rsid w:val="001033B7"/>
    <w:rsid w:val="001037BA"/>
    <w:rsid w:val="00106EAB"/>
    <w:rsid w:val="00107A86"/>
    <w:rsid w:val="001107B4"/>
    <w:rsid w:val="00110A39"/>
    <w:rsid w:val="00110F50"/>
    <w:rsid w:val="00111BE8"/>
    <w:rsid w:val="00111EE6"/>
    <w:rsid w:val="00113757"/>
    <w:rsid w:val="00113C19"/>
    <w:rsid w:val="00114ABF"/>
    <w:rsid w:val="001151C6"/>
    <w:rsid w:val="0011680B"/>
    <w:rsid w:val="00116B30"/>
    <w:rsid w:val="0012074D"/>
    <w:rsid w:val="00121995"/>
    <w:rsid w:val="00121BB4"/>
    <w:rsid w:val="00121C46"/>
    <w:rsid w:val="001227DE"/>
    <w:rsid w:val="00122CA7"/>
    <w:rsid w:val="00122DE2"/>
    <w:rsid w:val="0012315C"/>
    <w:rsid w:val="001236BE"/>
    <w:rsid w:val="00124054"/>
    <w:rsid w:val="0012468D"/>
    <w:rsid w:val="00124C0C"/>
    <w:rsid w:val="00124D45"/>
    <w:rsid w:val="00125074"/>
    <w:rsid w:val="0012543B"/>
    <w:rsid w:val="00125C7F"/>
    <w:rsid w:val="0012607A"/>
    <w:rsid w:val="0012654D"/>
    <w:rsid w:val="00126D9A"/>
    <w:rsid w:val="001273F5"/>
    <w:rsid w:val="001278BC"/>
    <w:rsid w:val="001307E3"/>
    <w:rsid w:val="00130E73"/>
    <w:rsid w:val="00131948"/>
    <w:rsid w:val="00131A30"/>
    <w:rsid w:val="00131B0E"/>
    <w:rsid w:val="00131C40"/>
    <w:rsid w:val="001320BD"/>
    <w:rsid w:val="00132C85"/>
    <w:rsid w:val="001330B4"/>
    <w:rsid w:val="00133955"/>
    <w:rsid w:val="00133D14"/>
    <w:rsid w:val="001365E1"/>
    <w:rsid w:val="001372C3"/>
    <w:rsid w:val="00137FAB"/>
    <w:rsid w:val="00140C11"/>
    <w:rsid w:val="001411C2"/>
    <w:rsid w:val="00141876"/>
    <w:rsid w:val="00141F5D"/>
    <w:rsid w:val="001442B1"/>
    <w:rsid w:val="00145C7F"/>
    <w:rsid w:val="001471DD"/>
    <w:rsid w:val="001477E9"/>
    <w:rsid w:val="00147AF1"/>
    <w:rsid w:val="00147F4E"/>
    <w:rsid w:val="00150DD6"/>
    <w:rsid w:val="00151D07"/>
    <w:rsid w:val="00152131"/>
    <w:rsid w:val="00152AA8"/>
    <w:rsid w:val="00152DB8"/>
    <w:rsid w:val="00153CB6"/>
    <w:rsid w:val="00153E7C"/>
    <w:rsid w:val="0015417C"/>
    <w:rsid w:val="00154543"/>
    <w:rsid w:val="00154865"/>
    <w:rsid w:val="00155493"/>
    <w:rsid w:val="00155EB9"/>
    <w:rsid w:val="00156783"/>
    <w:rsid w:val="00156C38"/>
    <w:rsid w:val="00160752"/>
    <w:rsid w:val="00160809"/>
    <w:rsid w:val="0016094F"/>
    <w:rsid w:val="00161CCB"/>
    <w:rsid w:val="001620E5"/>
    <w:rsid w:val="001625D3"/>
    <w:rsid w:val="0016265A"/>
    <w:rsid w:val="00162A1B"/>
    <w:rsid w:val="00162D95"/>
    <w:rsid w:val="00163226"/>
    <w:rsid w:val="00163DB8"/>
    <w:rsid w:val="00163EAA"/>
    <w:rsid w:val="0016417C"/>
    <w:rsid w:val="00164743"/>
    <w:rsid w:val="0016520D"/>
    <w:rsid w:val="00165DCF"/>
    <w:rsid w:val="00165F4C"/>
    <w:rsid w:val="00166054"/>
    <w:rsid w:val="001669CE"/>
    <w:rsid w:val="001670BA"/>
    <w:rsid w:val="001671A0"/>
    <w:rsid w:val="0017050A"/>
    <w:rsid w:val="00171771"/>
    <w:rsid w:val="00171CFA"/>
    <w:rsid w:val="00172142"/>
    <w:rsid w:val="00172253"/>
    <w:rsid w:val="0017287F"/>
    <w:rsid w:val="00173AB4"/>
    <w:rsid w:val="00173E17"/>
    <w:rsid w:val="00174631"/>
    <w:rsid w:val="00174CD0"/>
    <w:rsid w:val="00176791"/>
    <w:rsid w:val="00177288"/>
    <w:rsid w:val="00177793"/>
    <w:rsid w:val="00177B1B"/>
    <w:rsid w:val="00177BF3"/>
    <w:rsid w:val="001806D1"/>
    <w:rsid w:val="00180896"/>
    <w:rsid w:val="001808AD"/>
    <w:rsid w:val="00180B97"/>
    <w:rsid w:val="00180C60"/>
    <w:rsid w:val="00183E73"/>
    <w:rsid w:val="00184B4D"/>
    <w:rsid w:val="0018601B"/>
    <w:rsid w:val="00186024"/>
    <w:rsid w:val="00187303"/>
    <w:rsid w:val="00187413"/>
    <w:rsid w:val="0019153F"/>
    <w:rsid w:val="00192270"/>
    <w:rsid w:val="00192563"/>
    <w:rsid w:val="0019306D"/>
    <w:rsid w:val="001940B2"/>
    <w:rsid w:val="00194288"/>
    <w:rsid w:val="00194B74"/>
    <w:rsid w:val="001955E8"/>
    <w:rsid w:val="00196B39"/>
    <w:rsid w:val="00197411"/>
    <w:rsid w:val="001A12FD"/>
    <w:rsid w:val="001A17E8"/>
    <w:rsid w:val="001A1AF8"/>
    <w:rsid w:val="001A3383"/>
    <w:rsid w:val="001A38A3"/>
    <w:rsid w:val="001A42A8"/>
    <w:rsid w:val="001A51F1"/>
    <w:rsid w:val="001A54B1"/>
    <w:rsid w:val="001A557D"/>
    <w:rsid w:val="001A59D0"/>
    <w:rsid w:val="001A6420"/>
    <w:rsid w:val="001A6A50"/>
    <w:rsid w:val="001A6ED0"/>
    <w:rsid w:val="001A7139"/>
    <w:rsid w:val="001A724D"/>
    <w:rsid w:val="001A788E"/>
    <w:rsid w:val="001B19A3"/>
    <w:rsid w:val="001B2C6F"/>
    <w:rsid w:val="001B342A"/>
    <w:rsid w:val="001B35C7"/>
    <w:rsid w:val="001B55A1"/>
    <w:rsid w:val="001B5A04"/>
    <w:rsid w:val="001B5B5B"/>
    <w:rsid w:val="001B625E"/>
    <w:rsid w:val="001B647C"/>
    <w:rsid w:val="001B6D58"/>
    <w:rsid w:val="001B7A58"/>
    <w:rsid w:val="001B7B6D"/>
    <w:rsid w:val="001C0764"/>
    <w:rsid w:val="001C0BC2"/>
    <w:rsid w:val="001C12B3"/>
    <w:rsid w:val="001C155F"/>
    <w:rsid w:val="001C1CC2"/>
    <w:rsid w:val="001C43BE"/>
    <w:rsid w:val="001C47A1"/>
    <w:rsid w:val="001C55B1"/>
    <w:rsid w:val="001C6966"/>
    <w:rsid w:val="001D0380"/>
    <w:rsid w:val="001D0871"/>
    <w:rsid w:val="001D207E"/>
    <w:rsid w:val="001D2531"/>
    <w:rsid w:val="001D2968"/>
    <w:rsid w:val="001D2FAD"/>
    <w:rsid w:val="001D320E"/>
    <w:rsid w:val="001D371D"/>
    <w:rsid w:val="001D3C77"/>
    <w:rsid w:val="001D4A0F"/>
    <w:rsid w:val="001D5541"/>
    <w:rsid w:val="001D584C"/>
    <w:rsid w:val="001D5E71"/>
    <w:rsid w:val="001D634E"/>
    <w:rsid w:val="001D6409"/>
    <w:rsid w:val="001D67B9"/>
    <w:rsid w:val="001D6BB4"/>
    <w:rsid w:val="001D6D4E"/>
    <w:rsid w:val="001D6DE5"/>
    <w:rsid w:val="001D773A"/>
    <w:rsid w:val="001D7872"/>
    <w:rsid w:val="001E14C7"/>
    <w:rsid w:val="001E4671"/>
    <w:rsid w:val="001E4C07"/>
    <w:rsid w:val="001E5846"/>
    <w:rsid w:val="001E739A"/>
    <w:rsid w:val="001E7586"/>
    <w:rsid w:val="001E7D44"/>
    <w:rsid w:val="001F0310"/>
    <w:rsid w:val="001F0C93"/>
    <w:rsid w:val="001F0D41"/>
    <w:rsid w:val="001F15D1"/>
    <w:rsid w:val="001F2727"/>
    <w:rsid w:val="001F3DC6"/>
    <w:rsid w:val="001F56F1"/>
    <w:rsid w:val="001F590B"/>
    <w:rsid w:val="001F5D3E"/>
    <w:rsid w:val="001F6A8D"/>
    <w:rsid w:val="001F6C94"/>
    <w:rsid w:val="001F7BE1"/>
    <w:rsid w:val="00200F9B"/>
    <w:rsid w:val="00201DFE"/>
    <w:rsid w:val="00202339"/>
    <w:rsid w:val="00202398"/>
    <w:rsid w:val="00202BF7"/>
    <w:rsid w:val="00203ADB"/>
    <w:rsid w:val="00203BF4"/>
    <w:rsid w:val="002055FA"/>
    <w:rsid w:val="002057A2"/>
    <w:rsid w:val="00205B29"/>
    <w:rsid w:val="00206556"/>
    <w:rsid w:val="002065A2"/>
    <w:rsid w:val="00206A36"/>
    <w:rsid w:val="00206DBE"/>
    <w:rsid w:val="00206FB8"/>
    <w:rsid w:val="00207015"/>
    <w:rsid w:val="00207093"/>
    <w:rsid w:val="00207BC8"/>
    <w:rsid w:val="002100F2"/>
    <w:rsid w:val="00210951"/>
    <w:rsid w:val="0021153B"/>
    <w:rsid w:val="00212833"/>
    <w:rsid w:val="00213443"/>
    <w:rsid w:val="00213C8F"/>
    <w:rsid w:val="0021493F"/>
    <w:rsid w:val="00214EA3"/>
    <w:rsid w:val="00215331"/>
    <w:rsid w:val="00215776"/>
    <w:rsid w:val="00217336"/>
    <w:rsid w:val="00220356"/>
    <w:rsid w:val="00221388"/>
    <w:rsid w:val="002216D4"/>
    <w:rsid w:val="00221D99"/>
    <w:rsid w:val="002238C3"/>
    <w:rsid w:val="00223B7A"/>
    <w:rsid w:val="00223E3B"/>
    <w:rsid w:val="0022427E"/>
    <w:rsid w:val="00224668"/>
    <w:rsid w:val="00224765"/>
    <w:rsid w:val="00224823"/>
    <w:rsid w:val="00224C4A"/>
    <w:rsid w:val="00224C5E"/>
    <w:rsid w:val="00224E3F"/>
    <w:rsid w:val="00225490"/>
    <w:rsid w:val="00225AC5"/>
    <w:rsid w:val="00226644"/>
    <w:rsid w:val="0022760A"/>
    <w:rsid w:val="0022770C"/>
    <w:rsid w:val="002277EA"/>
    <w:rsid w:val="00227CA2"/>
    <w:rsid w:val="00230262"/>
    <w:rsid w:val="002303BE"/>
    <w:rsid w:val="0023191E"/>
    <w:rsid w:val="002325C2"/>
    <w:rsid w:val="0023271A"/>
    <w:rsid w:val="0023337A"/>
    <w:rsid w:val="00233600"/>
    <w:rsid w:val="0023412C"/>
    <w:rsid w:val="002341BC"/>
    <w:rsid w:val="00234980"/>
    <w:rsid w:val="002351D1"/>
    <w:rsid w:val="002353F9"/>
    <w:rsid w:val="0023697C"/>
    <w:rsid w:val="00236D83"/>
    <w:rsid w:val="00236E5B"/>
    <w:rsid w:val="0024068D"/>
    <w:rsid w:val="00241A08"/>
    <w:rsid w:val="002426F9"/>
    <w:rsid w:val="002429D5"/>
    <w:rsid w:val="002434DA"/>
    <w:rsid w:val="002439BC"/>
    <w:rsid w:val="00243BE2"/>
    <w:rsid w:val="00246DF5"/>
    <w:rsid w:val="00247AB0"/>
    <w:rsid w:val="00247BF2"/>
    <w:rsid w:val="002506E1"/>
    <w:rsid w:val="00250B2D"/>
    <w:rsid w:val="0025199D"/>
    <w:rsid w:val="00251A5F"/>
    <w:rsid w:val="00251D11"/>
    <w:rsid w:val="002520DA"/>
    <w:rsid w:val="00252D8D"/>
    <w:rsid w:val="00253558"/>
    <w:rsid w:val="00255056"/>
    <w:rsid w:val="00255648"/>
    <w:rsid w:val="00256CC1"/>
    <w:rsid w:val="00256D51"/>
    <w:rsid w:val="00256FC0"/>
    <w:rsid w:val="00257B65"/>
    <w:rsid w:val="002604A1"/>
    <w:rsid w:val="00260816"/>
    <w:rsid w:val="00260A2D"/>
    <w:rsid w:val="00261277"/>
    <w:rsid w:val="002613B3"/>
    <w:rsid w:val="0026221C"/>
    <w:rsid w:val="00263E33"/>
    <w:rsid w:val="0026473F"/>
    <w:rsid w:val="0026487D"/>
    <w:rsid w:val="0026509D"/>
    <w:rsid w:val="0026635D"/>
    <w:rsid w:val="002672BB"/>
    <w:rsid w:val="00270F42"/>
    <w:rsid w:val="00271C51"/>
    <w:rsid w:val="00271EF1"/>
    <w:rsid w:val="0027258A"/>
    <w:rsid w:val="00272717"/>
    <w:rsid w:val="00273296"/>
    <w:rsid w:val="00274FE5"/>
    <w:rsid w:val="00276EAD"/>
    <w:rsid w:val="0027779D"/>
    <w:rsid w:val="00277C08"/>
    <w:rsid w:val="00281FD2"/>
    <w:rsid w:val="00282041"/>
    <w:rsid w:val="0028341F"/>
    <w:rsid w:val="00284423"/>
    <w:rsid w:val="0028509B"/>
    <w:rsid w:val="002856F1"/>
    <w:rsid w:val="002864EA"/>
    <w:rsid w:val="00286636"/>
    <w:rsid w:val="00286966"/>
    <w:rsid w:val="002879D2"/>
    <w:rsid w:val="00287B57"/>
    <w:rsid w:val="00290DD8"/>
    <w:rsid w:val="00291876"/>
    <w:rsid w:val="00291A1D"/>
    <w:rsid w:val="0029345C"/>
    <w:rsid w:val="00293795"/>
    <w:rsid w:val="00293BC3"/>
    <w:rsid w:val="00294390"/>
    <w:rsid w:val="00294A31"/>
    <w:rsid w:val="00294D08"/>
    <w:rsid w:val="0029524B"/>
    <w:rsid w:val="002953D2"/>
    <w:rsid w:val="00295604"/>
    <w:rsid w:val="00295ADD"/>
    <w:rsid w:val="002960AC"/>
    <w:rsid w:val="00296986"/>
    <w:rsid w:val="00297F28"/>
    <w:rsid w:val="002A1107"/>
    <w:rsid w:val="002A1600"/>
    <w:rsid w:val="002A1B52"/>
    <w:rsid w:val="002A1D3E"/>
    <w:rsid w:val="002A2AE4"/>
    <w:rsid w:val="002A2B80"/>
    <w:rsid w:val="002A2C56"/>
    <w:rsid w:val="002A3758"/>
    <w:rsid w:val="002A5567"/>
    <w:rsid w:val="002A5A69"/>
    <w:rsid w:val="002A6A82"/>
    <w:rsid w:val="002A7DAF"/>
    <w:rsid w:val="002A7E24"/>
    <w:rsid w:val="002B0063"/>
    <w:rsid w:val="002B0982"/>
    <w:rsid w:val="002B14AE"/>
    <w:rsid w:val="002B1E8C"/>
    <w:rsid w:val="002B1FCD"/>
    <w:rsid w:val="002B29FC"/>
    <w:rsid w:val="002B35D2"/>
    <w:rsid w:val="002B3BE5"/>
    <w:rsid w:val="002B3C7C"/>
    <w:rsid w:val="002B44AF"/>
    <w:rsid w:val="002B579D"/>
    <w:rsid w:val="002B5C7A"/>
    <w:rsid w:val="002B607F"/>
    <w:rsid w:val="002B6849"/>
    <w:rsid w:val="002B6A24"/>
    <w:rsid w:val="002B6AB4"/>
    <w:rsid w:val="002B6F6B"/>
    <w:rsid w:val="002B776B"/>
    <w:rsid w:val="002B7C2D"/>
    <w:rsid w:val="002C0779"/>
    <w:rsid w:val="002C0B6A"/>
    <w:rsid w:val="002C18F7"/>
    <w:rsid w:val="002C322D"/>
    <w:rsid w:val="002C350B"/>
    <w:rsid w:val="002C41DB"/>
    <w:rsid w:val="002C42AB"/>
    <w:rsid w:val="002C462D"/>
    <w:rsid w:val="002C4917"/>
    <w:rsid w:val="002C554C"/>
    <w:rsid w:val="002C6834"/>
    <w:rsid w:val="002C7ECA"/>
    <w:rsid w:val="002D0922"/>
    <w:rsid w:val="002D0DEB"/>
    <w:rsid w:val="002D0E1F"/>
    <w:rsid w:val="002D1187"/>
    <w:rsid w:val="002D1DBD"/>
    <w:rsid w:val="002D22AF"/>
    <w:rsid w:val="002D244C"/>
    <w:rsid w:val="002D2545"/>
    <w:rsid w:val="002D26B6"/>
    <w:rsid w:val="002D2939"/>
    <w:rsid w:val="002D29E1"/>
    <w:rsid w:val="002D3384"/>
    <w:rsid w:val="002D3D1B"/>
    <w:rsid w:val="002D48C2"/>
    <w:rsid w:val="002D51C1"/>
    <w:rsid w:val="002D555D"/>
    <w:rsid w:val="002D55B1"/>
    <w:rsid w:val="002D5CDF"/>
    <w:rsid w:val="002D6A8E"/>
    <w:rsid w:val="002D7FB7"/>
    <w:rsid w:val="002E0564"/>
    <w:rsid w:val="002E0648"/>
    <w:rsid w:val="002E07CB"/>
    <w:rsid w:val="002E118F"/>
    <w:rsid w:val="002E14BE"/>
    <w:rsid w:val="002E1718"/>
    <w:rsid w:val="002E1B85"/>
    <w:rsid w:val="002E3F9C"/>
    <w:rsid w:val="002E563B"/>
    <w:rsid w:val="002E5864"/>
    <w:rsid w:val="002E5AAE"/>
    <w:rsid w:val="002E5F91"/>
    <w:rsid w:val="002E65B5"/>
    <w:rsid w:val="002E7A11"/>
    <w:rsid w:val="002E7C14"/>
    <w:rsid w:val="002F156E"/>
    <w:rsid w:val="002F227A"/>
    <w:rsid w:val="002F3225"/>
    <w:rsid w:val="002F383E"/>
    <w:rsid w:val="002F404C"/>
    <w:rsid w:val="002F45CA"/>
    <w:rsid w:val="002F55AD"/>
    <w:rsid w:val="002F5B65"/>
    <w:rsid w:val="002F62DF"/>
    <w:rsid w:val="002F6600"/>
    <w:rsid w:val="002F71D6"/>
    <w:rsid w:val="002F7F66"/>
    <w:rsid w:val="00300516"/>
    <w:rsid w:val="00300A5D"/>
    <w:rsid w:val="00302CAF"/>
    <w:rsid w:val="00302CEC"/>
    <w:rsid w:val="00304A47"/>
    <w:rsid w:val="0030535A"/>
    <w:rsid w:val="003061EF"/>
    <w:rsid w:val="003064FD"/>
    <w:rsid w:val="003101F9"/>
    <w:rsid w:val="0031078D"/>
    <w:rsid w:val="00310BF8"/>
    <w:rsid w:val="00310C38"/>
    <w:rsid w:val="00310F75"/>
    <w:rsid w:val="003113BE"/>
    <w:rsid w:val="00311499"/>
    <w:rsid w:val="00312908"/>
    <w:rsid w:val="0031452D"/>
    <w:rsid w:val="003145BA"/>
    <w:rsid w:val="00314948"/>
    <w:rsid w:val="00314E3F"/>
    <w:rsid w:val="00314EC0"/>
    <w:rsid w:val="00315D76"/>
    <w:rsid w:val="00316208"/>
    <w:rsid w:val="003163EA"/>
    <w:rsid w:val="003173D0"/>
    <w:rsid w:val="00317E47"/>
    <w:rsid w:val="00320609"/>
    <w:rsid w:val="0032083B"/>
    <w:rsid w:val="00320A61"/>
    <w:rsid w:val="00321EA9"/>
    <w:rsid w:val="003220FE"/>
    <w:rsid w:val="00322ECF"/>
    <w:rsid w:val="00323288"/>
    <w:rsid w:val="003241CF"/>
    <w:rsid w:val="00324246"/>
    <w:rsid w:val="00324C63"/>
    <w:rsid w:val="00325B76"/>
    <w:rsid w:val="0033051E"/>
    <w:rsid w:val="003306AB"/>
    <w:rsid w:val="003321DD"/>
    <w:rsid w:val="00333091"/>
    <w:rsid w:val="0033392C"/>
    <w:rsid w:val="003348CE"/>
    <w:rsid w:val="00334CD6"/>
    <w:rsid w:val="003350F4"/>
    <w:rsid w:val="00335715"/>
    <w:rsid w:val="00335CBA"/>
    <w:rsid w:val="0034077B"/>
    <w:rsid w:val="00341B06"/>
    <w:rsid w:val="00341B15"/>
    <w:rsid w:val="00342DE6"/>
    <w:rsid w:val="0034489B"/>
    <w:rsid w:val="00344E31"/>
    <w:rsid w:val="00345315"/>
    <w:rsid w:val="00346BDB"/>
    <w:rsid w:val="003474BE"/>
    <w:rsid w:val="00347770"/>
    <w:rsid w:val="00347C20"/>
    <w:rsid w:val="00350151"/>
    <w:rsid w:val="00350CF4"/>
    <w:rsid w:val="0035127B"/>
    <w:rsid w:val="00351285"/>
    <w:rsid w:val="003515C9"/>
    <w:rsid w:val="00351824"/>
    <w:rsid w:val="003522AA"/>
    <w:rsid w:val="00352866"/>
    <w:rsid w:val="00353686"/>
    <w:rsid w:val="003542AD"/>
    <w:rsid w:val="00354A83"/>
    <w:rsid w:val="00354F00"/>
    <w:rsid w:val="00355880"/>
    <w:rsid w:val="00355F9A"/>
    <w:rsid w:val="0035628A"/>
    <w:rsid w:val="003567F4"/>
    <w:rsid w:val="00356D50"/>
    <w:rsid w:val="00357420"/>
    <w:rsid w:val="003576B5"/>
    <w:rsid w:val="00357B92"/>
    <w:rsid w:val="00360855"/>
    <w:rsid w:val="00360C07"/>
    <w:rsid w:val="00361101"/>
    <w:rsid w:val="00361198"/>
    <w:rsid w:val="00362C50"/>
    <w:rsid w:val="00362F17"/>
    <w:rsid w:val="003630A5"/>
    <w:rsid w:val="0036351B"/>
    <w:rsid w:val="00364079"/>
    <w:rsid w:val="0036496D"/>
    <w:rsid w:val="00364FAB"/>
    <w:rsid w:val="00366148"/>
    <w:rsid w:val="00366C5B"/>
    <w:rsid w:val="00366C73"/>
    <w:rsid w:val="00366CEB"/>
    <w:rsid w:val="003670CA"/>
    <w:rsid w:val="00367103"/>
    <w:rsid w:val="00367616"/>
    <w:rsid w:val="0037007D"/>
    <w:rsid w:val="00370932"/>
    <w:rsid w:val="00370A11"/>
    <w:rsid w:val="00371BD2"/>
    <w:rsid w:val="00371C4C"/>
    <w:rsid w:val="00371E01"/>
    <w:rsid w:val="00371E07"/>
    <w:rsid w:val="00371FF0"/>
    <w:rsid w:val="0037350F"/>
    <w:rsid w:val="00373753"/>
    <w:rsid w:val="00373860"/>
    <w:rsid w:val="00374FCD"/>
    <w:rsid w:val="00374FFE"/>
    <w:rsid w:val="00375705"/>
    <w:rsid w:val="00377E64"/>
    <w:rsid w:val="00380000"/>
    <w:rsid w:val="003800BF"/>
    <w:rsid w:val="0038063B"/>
    <w:rsid w:val="00380ECF"/>
    <w:rsid w:val="00381D7E"/>
    <w:rsid w:val="003833E2"/>
    <w:rsid w:val="0038350E"/>
    <w:rsid w:val="00384128"/>
    <w:rsid w:val="00384D02"/>
    <w:rsid w:val="0038640F"/>
    <w:rsid w:val="00390271"/>
    <w:rsid w:val="00390476"/>
    <w:rsid w:val="003905DC"/>
    <w:rsid w:val="00390B3F"/>
    <w:rsid w:val="00391611"/>
    <w:rsid w:val="00391886"/>
    <w:rsid w:val="00392A0F"/>
    <w:rsid w:val="00393AAF"/>
    <w:rsid w:val="00393DA4"/>
    <w:rsid w:val="00393DA8"/>
    <w:rsid w:val="00393E12"/>
    <w:rsid w:val="00393F00"/>
    <w:rsid w:val="00394A53"/>
    <w:rsid w:val="00395597"/>
    <w:rsid w:val="00397A0A"/>
    <w:rsid w:val="00397DB1"/>
    <w:rsid w:val="003A01C8"/>
    <w:rsid w:val="003A0348"/>
    <w:rsid w:val="003A097B"/>
    <w:rsid w:val="003A0D64"/>
    <w:rsid w:val="003A0F70"/>
    <w:rsid w:val="003A11E3"/>
    <w:rsid w:val="003A37FF"/>
    <w:rsid w:val="003A3941"/>
    <w:rsid w:val="003A3DC8"/>
    <w:rsid w:val="003A3F60"/>
    <w:rsid w:val="003A40FD"/>
    <w:rsid w:val="003A4824"/>
    <w:rsid w:val="003A4D88"/>
    <w:rsid w:val="003A5B47"/>
    <w:rsid w:val="003A6345"/>
    <w:rsid w:val="003A6397"/>
    <w:rsid w:val="003A6D3F"/>
    <w:rsid w:val="003A776D"/>
    <w:rsid w:val="003A7C66"/>
    <w:rsid w:val="003B012D"/>
    <w:rsid w:val="003B09C0"/>
    <w:rsid w:val="003B0F0F"/>
    <w:rsid w:val="003B1596"/>
    <w:rsid w:val="003B268F"/>
    <w:rsid w:val="003B273A"/>
    <w:rsid w:val="003B3092"/>
    <w:rsid w:val="003B3134"/>
    <w:rsid w:val="003B319C"/>
    <w:rsid w:val="003B42D3"/>
    <w:rsid w:val="003B58AE"/>
    <w:rsid w:val="003B5999"/>
    <w:rsid w:val="003B5FD8"/>
    <w:rsid w:val="003B6A49"/>
    <w:rsid w:val="003B6DAD"/>
    <w:rsid w:val="003C0F0D"/>
    <w:rsid w:val="003C147E"/>
    <w:rsid w:val="003C167B"/>
    <w:rsid w:val="003C22A9"/>
    <w:rsid w:val="003C3F6E"/>
    <w:rsid w:val="003C439F"/>
    <w:rsid w:val="003C47F7"/>
    <w:rsid w:val="003C51A3"/>
    <w:rsid w:val="003C52A0"/>
    <w:rsid w:val="003C5E03"/>
    <w:rsid w:val="003C63B0"/>
    <w:rsid w:val="003C7735"/>
    <w:rsid w:val="003D0747"/>
    <w:rsid w:val="003D0793"/>
    <w:rsid w:val="003D153E"/>
    <w:rsid w:val="003D1A32"/>
    <w:rsid w:val="003D1FB6"/>
    <w:rsid w:val="003D221D"/>
    <w:rsid w:val="003D36BD"/>
    <w:rsid w:val="003D3822"/>
    <w:rsid w:val="003D3AC0"/>
    <w:rsid w:val="003D4929"/>
    <w:rsid w:val="003D4AEA"/>
    <w:rsid w:val="003D4B21"/>
    <w:rsid w:val="003D506D"/>
    <w:rsid w:val="003D5203"/>
    <w:rsid w:val="003D6153"/>
    <w:rsid w:val="003D6182"/>
    <w:rsid w:val="003D6885"/>
    <w:rsid w:val="003D68AA"/>
    <w:rsid w:val="003D6DD8"/>
    <w:rsid w:val="003D7148"/>
    <w:rsid w:val="003E0964"/>
    <w:rsid w:val="003E1360"/>
    <w:rsid w:val="003E1588"/>
    <w:rsid w:val="003E2F4B"/>
    <w:rsid w:val="003E31E5"/>
    <w:rsid w:val="003E3722"/>
    <w:rsid w:val="003E3B5E"/>
    <w:rsid w:val="003E3B63"/>
    <w:rsid w:val="003E3BB6"/>
    <w:rsid w:val="003E4906"/>
    <w:rsid w:val="003F0AA8"/>
    <w:rsid w:val="003F0DF3"/>
    <w:rsid w:val="003F2661"/>
    <w:rsid w:val="003F38D0"/>
    <w:rsid w:val="003F3EE3"/>
    <w:rsid w:val="003F4653"/>
    <w:rsid w:val="003F559F"/>
    <w:rsid w:val="003F5A08"/>
    <w:rsid w:val="003F6649"/>
    <w:rsid w:val="003F6CD3"/>
    <w:rsid w:val="00400DCB"/>
    <w:rsid w:val="00402034"/>
    <w:rsid w:val="00402284"/>
    <w:rsid w:val="00402B38"/>
    <w:rsid w:val="00403D6D"/>
    <w:rsid w:val="00403DD0"/>
    <w:rsid w:val="004042DF"/>
    <w:rsid w:val="00404BA7"/>
    <w:rsid w:val="00406FC7"/>
    <w:rsid w:val="004072F7"/>
    <w:rsid w:val="00407A09"/>
    <w:rsid w:val="00410136"/>
    <w:rsid w:val="0041090F"/>
    <w:rsid w:val="004130D3"/>
    <w:rsid w:val="0041310F"/>
    <w:rsid w:val="00413758"/>
    <w:rsid w:val="00413B6E"/>
    <w:rsid w:val="00413F11"/>
    <w:rsid w:val="00414410"/>
    <w:rsid w:val="00414E24"/>
    <w:rsid w:val="00414FA6"/>
    <w:rsid w:val="0041710E"/>
    <w:rsid w:val="00417AD0"/>
    <w:rsid w:val="004202C3"/>
    <w:rsid w:val="004202D8"/>
    <w:rsid w:val="00420BA4"/>
    <w:rsid w:val="00420EB1"/>
    <w:rsid w:val="00421401"/>
    <w:rsid w:val="0042246F"/>
    <w:rsid w:val="00422586"/>
    <w:rsid w:val="00422B53"/>
    <w:rsid w:val="00422E5F"/>
    <w:rsid w:val="00422F7A"/>
    <w:rsid w:val="00423229"/>
    <w:rsid w:val="00424822"/>
    <w:rsid w:val="0042492F"/>
    <w:rsid w:val="00424E06"/>
    <w:rsid w:val="004250E3"/>
    <w:rsid w:val="00425FBE"/>
    <w:rsid w:val="004265EB"/>
    <w:rsid w:val="00426694"/>
    <w:rsid w:val="0042709E"/>
    <w:rsid w:val="004276D4"/>
    <w:rsid w:val="004277E8"/>
    <w:rsid w:val="00433618"/>
    <w:rsid w:val="0043384D"/>
    <w:rsid w:val="00433E66"/>
    <w:rsid w:val="00434207"/>
    <w:rsid w:val="00435C03"/>
    <w:rsid w:val="00435C27"/>
    <w:rsid w:val="004361E4"/>
    <w:rsid w:val="00436AC3"/>
    <w:rsid w:val="00436DE8"/>
    <w:rsid w:val="00437596"/>
    <w:rsid w:val="00437BF8"/>
    <w:rsid w:val="00437D7F"/>
    <w:rsid w:val="00437DDC"/>
    <w:rsid w:val="0044070A"/>
    <w:rsid w:val="00440B9E"/>
    <w:rsid w:val="00441209"/>
    <w:rsid w:val="00441354"/>
    <w:rsid w:val="00443ADE"/>
    <w:rsid w:val="004449DF"/>
    <w:rsid w:val="00445163"/>
    <w:rsid w:val="0044550B"/>
    <w:rsid w:val="00446398"/>
    <w:rsid w:val="0044641E"/>
    <w:rsid w:val="00446528"/>
    <w:rsid w:val="00446B32"/>
    <w:rsid w:val="004477D6"/>
    <w:rsid w:val="00447CD3"/>
    <w:rsid w:val="004505C6"/>
    <w:rsid w:val="00450B1D"/>
    <w:rsid w:val="00450C91"/>
    <w:rsid w:val="0045153D"/>
    <w:rsid w:val="00451C35"/>
    <w:rsid w:val="004522A8"/>
    <w:rsid w:val="004525F9"/>
    <w:rsid w:val="004528B1"/>
    <w:rsid w:val="0045307E"/>
    <w:rsid w:val="00453804"/>
    <w:rsid w:val="004538D8"/>
    <w:rsid w:val="00454D42"/>
    <w:rsid w:val="00455238"/>
    <w:rsid w:val="004552AD"/>
    <w:rsid w:val="00455526"/>
    <w:rsid w:val="0045566D"/>
    <w:rsid w:val="0045599D"/>
    <w:rsid w:val="00456158"/>
    <w:rsid w:val="004562CB"/>
    <w:rsid w:val="00456352"/>
    <w:rsid w:val="0045667A"/>
    <w:rsid w:val="00456E38"/>
    <w:rsid w:val="00457070"/>
    <w:rsid w:val="00457713"/>
    <w:rsid w:val="00457A89"/>
    <w:rsid w:val="00460195"/>
    <w:rsid w:val="0046053B"/>
    <w:rsid w:val="0046221C"/>
    <w:rsid w:val="0046380F"/>
    <w:rsid w:val="00463918"/>
    <w:rsid w:val="00463D72"/>
    <w:rsid w:val="00464EF9"/>
    <w:rsid w:val="004657C6"/>
    <w:rsid w:val="004659B3"/>
    <w:rsid w:val="00465A71"/>
    <w:rsid w:val="00465B88"/>
    <w:rsid w:val="0046637D"/>
    <w:rsid w:val="00466505"/>
    <w:rsid w:val="00466599"/>
    <w:rsid w:val="0046668A"/>
    <w:rsid w:val="00466883"/>
    <w:rsid w:val="00467A3A"/>
    <w:rsid w:val="00470EB6"/>
    <w:rsid w:val="00471C18"/>
    <w:rsid w:val="00472920"/>
    <w:rsid w:val="00472F4E"/>
    <w:rsid w:val="00474730"/>
    <w:rsid w:val="00474FCE"/>
    <w:rsid w:val="00475E67"/>
    <w:rsid w:val="00476E20"/>
    <w:rsid w:val="004805FA"/>
    <w:rsid w:val="00480C97"/>
    <w:rsid w:val="004824D6"/>
    <w:rsid w:val="00483577"/>
    <w:rsid w:val="004838E1"/>
    <w:rsid w:val="0048491C"/>
    <w:rsid w:val="00484B02"/>
    <w:rsid w:val="00484C7C"/>
    <w:rsid w:val="00485AF4"/>
    <w:rsid w:val="004932AA"/>
    <w:rsid w:val="00493794"/>
    <w:rsid w:val="00494221"/>
    <w:rsid w:val="00494E60"/>
    <w:rsid w:val="00494E77"/>
    <w:rsid w:val="00494EDD"/>
    <w:rsid w:val="00494EE9"/>
    <w:rsid w:val="004966FA"/>
    <w:rsid w:val="004969A9"/>
    <w:rsid w:val="00496DF5"/>
    <w:rsid w:val="004977AE"/>
    <w:rsid w:val="0049780C"/>
    <w:rsid w:val="004A0E1A"/>
    <w:rsid w:val="004A114B"/>
    <w:rsid w:val="004A15D2"/>
    <w:rsid w:val="004A1667"/>
    <w:rsid w:val="004A172F"/>
    <w:rsid w:val="004A31BD"/>
    <w:rsid w:val="004A5480"/>
    <w:rsid w:val="004A60FD"/>
    <w:rsid w:val="004A682A"/>
    <w:rsid w:val="004A73FE"/>
    <w:rsid w:val="004A7825"/>
    <w:rsid w:val="004B02DA"/>
    <w:rsid w:val="004B05AA"/>
    <w:rsid w:val="004B1459"/>
    <w:rsid w:val="004B1D14"/>
    <w:rsid w:val="004B21F2"/>
    <w:rsid w:val="004B2D17"/>
    <w:rsid w:val="004B2E90"/>
    <w:rsid w:val="004B2F0B"/>
    <w:rsid w:val="004B32F2"/>
    <w:rsid w:val="004B356E"/>
    <w:rsid w:val="004B465D"/>
    <w:rsid w:val="004B4BA4"/>
    <w:rsid w:val="004B630D"/>
    <w:rsid w:val="004B725F"/>
    <w:rsid w:val="004C0F8A"/>
    <w:rsid w:val="004C1DC8"/>
    <w:rsid w:val="004C3576"/>
    <w:rsid w:val="004C3A04"/>
    <w:rsid w:val="004C3D5E"/>
    <w:rsid w:val="004C5909"/>
    <w:rsid w:val="004C5F21"/>
    <w:rsid w:val="004C6599"/>
    <w:rsid w:val="004C6697"/>
    <w:rsid w:val="004C6C1B"/>
    <w:rsid w:val="004C72E8"/>
    <w:rsid w:val="004D0330"/>
    <w:rsid w:val="004D07A1"/>
    <w:rsid w:val="004D07B7"/>
    <w:rsid w:val="004D0C0A"/>
    <w:rsid w:val="004D0FF2"/>
    <w:rsid w:val="004D1EE5"/>
    <w:rsid w:val="004D24C2"/>
    <w:rsid w:val="004D2B7B"/>
    <w:rsid w:val="004D347F"/>
    <w:rsid w:val="004D34B3"/>
    <w:rsid w:val="004D3ADE"/>
    <w:rsid w:val="004D41D3"/>
    <w:rsid w:val="004D43BE"/>
    <w:rsid w:val="004D51B6"/>
    <w:rsid w:val="004D52FE"/>
    <w:rsid w:val="004D6328"/>
    <w:rsid w:val="004D65FB"/>
    <w:rsid w:val="004D6F41"/>
    <w:rsid w:val="004D73A3"/>
    <w:rsid w:val="004D7634"/>
    <w:rsid w:val="004D7646"/>
    <w:rsid w:val="004D78B1"/>
    <w:rsid w:val="004E0070"/>
    <w:rsid w:val="004E0BF5"/>
    <w:rsid w:val="004E19B8"/>
    <w:rsid w:val="004E1E28"/>
    <w:rsid w:val="004E35EE"/>
    <w:rsid w:val="004E41E1"/>
    <w:rsid w:val="004E49CB"/>
    <w:rsid w:val="004E50AA"/>
    <w:rsid w:val="004E5D39"/>
    <w:rsid w:val="004E7D24"/>
    <w:rsid w:val="004F047F"/>
    <w:rsid w:val="004F115B"/>
    <w:rsid w:val="004F12C3"/>
    <w:rsid w:val="004F1C86"/>
    <w:rsid w:val="004F1F47"/>
    <w:rsid w:val="004F2089"/>
    <w:rsid w:val="004F2846"/>
    <w:rsid w:val="004F2F70"/>
    <w:rsid w:val="004F3244"/>
    <w:rsid w:val="004F3600"/>
    <w:rsid w:val="004F37D5"/>
    <w:rsid w:val="004F3C69"/>
    <w:rsid w:val="004F4AEE"/>
    <w:rsid w:val="004F4CCB"/>
    <w:rsid w:val="004F4ED3"/>
    <w:rsid w:val="004F4FED"/>
    <w:rsid w:val="004F5965"/>
    <w:rsid w:val="004F6344"/>
    <w:rsid w:val="004F65A6"/>
    <w:rsid w:val="0050094A"/>
    <w:rsid w:val="00500F7F"/>
    <w:rsid w:val="005010C1"/>
    <w:rsid w:val="00501373"/>
    <w:rsid w:val="0050174D"/>
    <w:rsid w:val="00502E38"/>
    <w:rsid w:val="00503F9C"/>
    <w:rsid w:val="00503FB6"/>
    <w:rsid w:val="005043D2"/>
    <w:rsid w:val="0050465F"/>
    <w:rsid w:val="005048F6"/>
    <w:rsid w:val="0050532C"/>
    <w:rsid w:val="00505789"/>
    <w:rsid w:val="00507D01"/>
    <w:rsid w:val="0051010B"/>
    <w:rsid w:val="00511085"/>
    <w:rsid w:val="00511623"/>
    <w:rsid w:val="005126B5"/>
    <w:rsid w:val="005128CF"/>
    <w:rsid w:val="00513E0E"/>
    <w:rsid w:val="00515CDF"/>
    <w:rsid w:val="0051672E"/>
    <w:rsid w:val="00516C57"/>
    <w:rsid w:val="00516EFE"/>
    <w:rsid w:val="00517A34"/>
    <w:rsid w:val="005202D3"/>
    <w:rsid w:val="0052058C"/>
    <w:rsid w:val="00520A78"/>
    <w:rsid w:val="005225AE"/>
    <w:rsid w:val="005225EC"/>
    <w:rsid w:val="0052273E"/>
    <w:rsid w:val="005235FE"/>
    <w:rsid w:val="005242CC"/>
    <w:rsid w:val="0052488B"/>
    <w:rsid w:val="00524BEA"/>
    <w:rsid w:val="005251E3"/>
    <w:rsid w:val="005255A2"/>
    <w:rsid w:val="00526179"/>
    <w:rsid w:val="00530DD6"/>
    <w:rsid w:val="00532867"/>
    <w:rsid w:val="0053286D"/>
    <w:rsid w:val="00533E0F"/>
    <w:rsid w:val="00533E12"/>
    <w:rsid w:val="00533E47"/>
    <w:rsid w:val="00534D7A"/>
    <w:rsid w:val="0053539A"/>
    <w:rsid w:val="00535A45"/>
    <w:rsid w:val="00535FB6"/>
    <w:rsid w:val="0053683C"/>
    <w:rsid w:val="005373C9"/>
    <w:rsid w:val="00537657"/>
    <w:rsid w:val="00537C18"/>
    <w:rsid w:val="00541976"/>
    <w:rsid w:val="0054218F"/>
    <w:rsid w:val="00542B73"/>
    <w:rsid w:val="005434D5"/>
    <w:rsid w:val="00544619"/>
    <w:rsid w:val="00545402"/>
    <w:rsid w:val="005457AD"/>
    <w:rsid w:val="00545DF6"/>
    <w:rsid w:val="005461EC"/>
    <w:rsid w:val="005465AA"/>
    <w:rsid w:val="00546F08"/>
    <w:rsid w:val="005475C8"/>
    <w:rsid w:val="00547E34"/>
    <w:rsid w:val="00547E7F"/>
    <w:rsid w:val="0055090E"/>
    <w:rsid w:val="00551BFA"/>
    <w:rsid w:val="005521AB"/>
    <w:rsid w:val="005521AC"/>
    <w:rsid w:val="00552620"/>
    <w:rsid w:val="0055263E"/>
    <w:rsid w:val="00552666"/>
    <w:rsid w:val="00552760"/>
    <w:rsid w:val="00552B4A"/>
    <w:rsid w:val="00552D3E"/>
    <w:rsid w:val="005530A1"/>
    <w:rsid w:val="0055323B"/>
    <w:rsid w:val="005532C7"/>
    <w:rsid w:val="00553A01"/>
    <w:rsid w:val="00553B87"/>
    <w:rsid w:val="00554946"/>
    <w:rsid w:val="005549E1"/>
    <w:rsid w:val="00555873"/>
    <w:rsid w:val="00555DA4"/>
    <w:rsid w:val="0055662C"/>
    <w:rsid w:val="005607E6"/>
    <w:rsid w:val="00560F6C"/>
    <w:rsid w:val="00561203"/>
    <w:rsid w:val="00561368"/>
    <w:rsid w:val="005615BA"/>
    <w:rsid w:val="00561682"/>
    <w:rsid w:val="005619C3"/>
    <w:rsid w:val="00561A90"/>
    <w:rsid w:val="0056231B"/>
    <w:rsid w:val="005626DF"/>
    <w:rsid w:val="00562DAD"/>
    <w:rsid w:val="00562DDA"/>
    <w:rsid w:val="0056336A"/>
    <w:rsid w:val="005638EE"/>
    <w:rsid w:val="00563ACB"/>
    <w:rsid w:val="00564258"/>
    <w:rsid w:val="00564C5D"/>
    <w:rsid w:val="00564DCB"/>
    <w:rsid w:val="00564FC4"/>
    <w:rsid w:val="0056615F"/>
    <w:rsid w:val="00566A64"/>
    <w:rsid w:val="00566ACE"/>
    <w:rsid w:val="00567655"/>
    <w:rsid w:val="005679F4"/>
    <w:rsid w:val="00570EC7"/>
    <w:rsid w:val="00570F72"/>
    <w:rsid w:val="005723E2"/>
    <w:rsid w:val="0057374E"/>
    <w:rsid w:val="00574268"/>
    <w:rsid w:val="00574826"/>
    <w:rsid w:val="0057558F"/>
    <w:rsid w:val="0057646D"/>
    <w:rsid w:val="005773AD"/>
    <w:rsid w:val="005774DD"/>
    <w:rsid w:val="00577A46"/>
    <w:rsid w:val="00577FB2"/>
    <w:rsid w:val="00577FE9"/>
    <w:rsid w:val="00580A3C"/>
    <w:rsid w:val="00580AAD"/>
    <w:rsid w:val="00580FD7"/>
    <w:rsid w:val="00582F8E"/>
    <w:rsid w:val="00583791"/>
    <w:rsid w:val="00583A0A"/>
    <w:rsid w:val="005850C3"/>
    <w:rsid w:val="00586412"/>
    <w:rsid w:val="00586589"/>
    <w:rsid w:val="00586B57"/>
    <w:rsid w:val="0058746E"/>
    <w:rsid w:val="0058765B"/>
    <w:rsid w:val="00587D9A"/>
    <w:rsid w:val="00591BE6"/>
    <w:rsid w:val="005924B9"/>
    <w:rsid w:val="005927C1"/>
    <w:rsid w:val="00593059"/>
    <w:rsid w:val="00593EA3"/>
    <w:rsid w:val="00594780"/>
    <w:rsid w:val="00594C8D"/>
    <w:rsid w:val="00594E20"/>
    <w:rsid w:val="00595374"/>
    <w:rsid w:val="00596204"/>
    <w:rsid w:val="005963AB"/>
    <w:rsid w:val="00597680"/>
    <w:rsid w:val="005A0136"/>
    <w:rsid w:val="005A14AA"/>
    <w:rsid w:val="005A1A15"/>
    <w:rsid w:val="005A1D24"/>
    <w:rsid w:val="005A20A8"/>
    <w:rsid w:val="005A313F"/>
    <w:rsid w:val="005A3D55"/>
    <w:rsid w:val="005A3FEF"/>
    <w:rsid w:val="005A4F21"/>
    <w:rsid w:val="005A5278"/>
    <w:rsid w:val="005A59EB"/>
    <w:rsid w:val="005A638A"/>
    <w:rsid w:val="005A6C44"/>
    <w:rsid w:val="005A6D5C"/>
    <w:rsid w:val="005A6F7A"/>
    <w:rsid w:val="005A7958"/>
    <w:rsid w:val="005B043E"/>
    <w:rsid w:val="005B0F7C"/>
    <w:rsid w:val="005B109D"/>
    <w:rsid w:val="005B12F1"/>
    <w:rsid w:val="005B1369"/>
    <w:rsid w:val="005B13D8"/>
    <w:rsid w:val="005B17B9"/>
    <w:rsid w:val="005B1921"/>
    <w:rsid w:val="005B2BC7"/>
    <w:rsid w:val="005B2C61"/>
    <w:rsid w:val="005B366D"/>
    <w:rsid w:val="005B3A38"/>
    <w:rsid w:val="005B4D61"/>
    <w:rsid w:val="005B56C0"/>
    <w:rsid w:val="005B56C7"/>
    <w:rsid w:val="005B5CC8"/>
    <w:rsid w:val="005B765C"/>
    <w:rsid w:val="005B78D3"/>
    <w:rsid w:val="005C00B0"/>
    <w:rsid w:val="005C017C"/>
    <w:rsid w:val="005C03AB"/>
    <w:rsid w:val="005C0B56"/>
    <w:rsid w:val="005C149D"/>
    <w:rsid w:val="005C1A31"/>
    <w:rsid w:val="005C2EF7"/>
    <w:rsid w:val="005C33B1"/>
    <w:rsid w:val="005C3981"/>
    <w:rsid w:val="005C3ACF"/>
    <w:rsid w:val="005C4C00"/>
    <w:rsid w:val="005C54C0"/>
    <w:rsid w:val="005C564C"/>
    <w:rsid w:val="005C5CF7"/>
    <w:rsid w:val="005C60ED"/>
    <w:rsid w:val="005C63E3"/>
    <w:rsid w:val="005C6B9B"/>
    <w:rsid w:val="005C74EF"/>
    <w:rsid w:val="005C761C"/>
    <w:rsid w:val="005C7B9D"/>
    <w:rsid w:val="005D00AE"/>
    <w:rsid w:val="005D0B77"/>
    <w:rsid w:val="005D0F89"/>
    <w:rsid w:val="005D133E"/>
    <w:rsid w:val="005D148A"/>
    <w:rsid w:val="005D2408"/>
    <w:rsid w:val="005D2AF8"/>
    <w:rsid w:val="005D39A2"/>
    <w:rsid w:val="005D55B3"/>
    <w:rsid w:val="005D7054"/>
    <w:rsid w:val="005D74F4"/>
    <w:rsid w:val="005E15FC"/>
    <w:rsid w:val="005E213B"/>
    <w:rsid w:val="005E2889"/>
    <w:rsid w:val="005E29D8"/>
    <w:rsid w:val="005E30BF"/>
    <w:rsid w:val="005E34D3"/>
    <w:rsid w:val="005E3852"/>
    <w:rsid w:val="005E3F34"/>
    <w:rsid w:val="005E4277"/>
    <w:rsid w:val="005E4BD0"/>
    <w:rsid w:val="005E515D"/>
    <w:rsid w:val="005E687B"/>
    <w:rsid w:val="005E694C"/>
    <w:rsid w:val="005E70FB"/>
    <w:rsid w:val="005E71B5"/>
    <w:rsid w:val="005E7AD4"/>
    <w:rsid w:val="005F0BED"/>
    <w:rsid w:val="005F1677"/>
    <w:rsid w:val="005F186D"/>
    <w:rsid w:val="005F1F12"/>
    <w:rsid w:val="005F292F"/>
    <w:rsid w:val="005F35AF"/>
    <w:rsid w:val="005F3627"/>
    <w:rsid w:val="005F381C"/>
    <w:rsid w:val="005F40D7"/>
    <w:rsid w:val="005F5171"/>
    <w:rsid w:val="005F55AA"/>
    <w:rsid w:val="005F5854"/>
    <w:rsid w:val="005F5C6B"/>
    <w:rsid w:val="005F6797"/>
    <w:rsid w:val="005F69EC"/>
    <w:rsid w:val="005F7840"/>
    <w:rsid w:val="005F7D51"/>
    <w:rsid w:val="005F7F42"/>
    <w:rsid w:val="00600417"/>
    <w:rsid w:val="00602DBE"/>
    <w:rsid w:val="00603196"/>
    <w:rsid w:val="006033FC"/>
    <w:rsid w:val="006040C3"/>
    <w:rsid w:val="00604C1A"/>
    <w:rsid w:val="00604F28"/>
    <w:rsid w:val="00604FE2"/>
    <w:rsid w:val="006051CE"/>
    <w:rsid w:val="00606C07"/>
    <w:rsid w:val="00606C94"/>
    <w:rsid w:val="00606DD9"/>
    <w:rsid w:val="00606EE2"/>
    <w:rsid w:val="00606F87"/>
    <w:rsid w:val="006077C6"/>
    <w:rsid w:val="00610A01"/>
    <w:rsid w:val="00611001"/>
    <w:rsid w:val="006111C5"/>
    <w:rsid w:val="0061195F"/>
    <w:rsid w:val="00612156"/>
    <w:rsid w:val="00613468"/>
    <w:rsid w:val="00613483"/>
    <w:rsid w:val="00614F70"/>
    <w:rsid w:val="00616549"/>
    <w:rsid w:val="00616C13"/>
    <w:rsid w:val="00617533"/>
    <w:rsid w:val="00617C49"/>
    <w:rsid w:val="00620341"/>
    <w:rsid w:val="00621565"/>
    <w:rsid w:val="006220F5"/>
    <w:rsid w:val="006226B6"/>
    <w:rsid w:val="006227BF"/>
    <w:rsid w:val="006241A1"/>
    <w:rsid w:val="00624619"/>
    <w:rsid w:val="00627A98"/>
    <w:rsid w:val="006312A5"/>
    <w:rsid w:val="00631852"/>
    <w:rsid w:val="006319CF"/>
    <w:rsid w:val="00631A3D"/>
    <w:rsid w:val="00631A3E"/>
    <w:rsid w:val="00631C6F"/>
    <w:rsid w:val="00631DF5"/>
    <w:rsid w:val="00632083"/>
    <w:rsid w:val="006324C0"/>
    <w:rsid w:val="00632F0E"/>
    <w:rsid w:val="00633441"/>
    <w:rsid w:val="00633969"/>
    <w:rsid w:val="00633A83"/>
    <w:rsid w:val="006341B0"/>
    <w:rsid w:val="006358C5"/>
    <w:rsid w:val="00636F98"/>
    <w:rsid w:val="006376F4"/>
    <w:rsid w:val="00640382"/>
    <w:rsid w:val="006404EF"/>
    <w:rsid w:val="00641FBF"/>
    <w:rsid w:val="006420D3"/>
    <w:rsid w:val="006446E7"/>
    <w:rsid w:val="0064481B"/>
    <w:rsid w:val="006448A7"/>
    <w:rsid w:val="00644E6F"/>
    <w:rsid w:val="00645EC8"/>
    <w:rsid w:val="00645FAB"/>
    <w:rsid w:val="006468EB"/>
    <w:rsid w:val="00646FF2"/>
    <w:rsid w:val="00647363"/>
    <w:rsid w:val="006477EB"/>
    <w:rsid w:val="00647975"/>
    <w:rsid w:val="00647A8F"/>
    <w:rsid w:val="00647F51"/>
    <w:rsid w:val="00651E26"/>
    <w:rsid w:val="0065346A"/>
    <w:rsid w:val="00653F2C"/>
    <w:rsid w:val="0065458C"/>
    <w:rsid w:val="006568D5"/>
    <w:rsid w:val="00656ABE"/>
    <w:rsid w:val="00656DC3"/>
    <w:rsid w:val="006578C7"/>
    <w:rsid w:val="006600D8"/>
    <w:rsid w:val="00660515"/>
    <w:rsid w:val="006605FD"/>
    <w:rsid w:val="0066085F"/>
    <w:rsid w:val="006614C0"/>
    <w:rsid w:val="00661FE8"/>
    <w:rsid w:val="006620E0"/>
    <w:rsid w:val="00663541"/>
    <w:rsid w:val="006637A6"/>
    <w:rsid w:val="00663D73"/>
    <w:rsid w:val="00664631"/>
    <w:rsid w:val="00665A7F"/>
    <w:rsid w:val="006661E2"/>
    <w:rsid w:val="0067007B"/>
    <w:rsid w:val="006702CF"/>
    <w:rsid w:val="006704A6"/>
    <w:rsid w:val="00670580"/>
    <w:rsid w:val="00670A2D"/>
    <w:rsid w:val="00671DCD"/>
    <w:rsid w:val="00671E0C"/>
    <w:rsid w:val="00672128"/>
    <w:rsid w:val="00672230"/>
    <w:rsid w:val="0067237B"/>
    <w:rsid w:val="00672DAC"/>
    <w:rsid w:val="00673343"/>
    <w:rsid w:val="00674014"/>
    <w:rsid w:val="00675086"/>
    <w:rsid w:val="0067510E"/>
    <w:rsid w:val="00675628"/>
    <w:rsid w:val="006757A6"/>
    <w:rsid w:val="006757FE"/>
    <w:rsid w:val="0067597B"/>
    <w:rsid w:val="0067611C"/>
    <w:rsid w:val="006762EE"/>
    <w:rsid w:val="00676A00"/>
    <w:rsid w:val="00677AC4"/>
    <w:rsid w:val="00680623"/>
    <w:rsid w:val="00680A8F"/>
    <w:rsid w:val="0068101B"/>
    <w:rsid w:val="0068213E"/>
    <w:rsid w:val="00682380"/>
    <w:rsid w:val="00682A08"/>
    <w:rsid w:val="0068314E"/>
    <w:rsid w:val="00683281"/>
    <w:rsid w:val="006839D0"/>
    <w:rsid w:val="00683A44"/>
    <w:rsid w:val="006848A9"/>
    <w:rsid w:val="00684947"/>
    <w:rsid w:val="00684FD4"/>
    <w:rsid w:val="00685116"/>
    <w:rsid w:val="0068520C"/>
    <w:rsid w:val="00686263"/>
    <w:rsid w:val="00690499"/>
    <w:rsid w:val="0069070C"/>
    <w:rsid w:val="00690A70"/>
    <w:rsid w:val="00690DB7"/>
    <w:rsid w:val="00692578"/>
    <w:rsid w:val="00693946"/>
    <w:rsid w:val="00694306"/>
    <w:rsid w:val="00694348"/>
    <w:rsid w:val="00694BCB"/>
    <w:rsid w:val="00695259"/>
    <w:rsid w:val="006955BD"/>
    <w:rsid w:val="006957A1"/>
    <w:rsid w:val="00697E37"/>
    <w:rsid w:val="006A021C"/>
    <w:rsid w:val="006A1300"/>
    <w:rsid w:val="006A1576"/>
    <w:rsid w:val="006A179D"/>
    <w:rsid w:val="006A1A6F"/>
    <w:rsid w:val="006A1EE3"/>
    <w:rsid w:val="006A276D"/>
    <w:rsid w:val="006A3171"/>
    <w:rsid w:val="006A340C"/>
    <w:rsid w:val="006A3AE3"/>
    <w:rsid w:val="006A42B1"/>
    <w:rsid w:val="006A43A0"/>
    <w:rsid w:val="006A43F2"/>
    <w:rsid w:val="006A474D"/>
    <w:rsid w:val="006A70B0"/>
    <w:rsid w:val="006A757B"/>
    <w:rsid w:val="006B036A"/>
    <w:rsid w:val="006B0C4B"/>
    <w:rsid w:val="006B14F3"/>
    <w:rsid w:val="006B1FB7"/>
    <w:rsid w:val="006B266B"/>
    <w:rsid w:val="006B28F2"/>
    <w:rsid w:val="006B366C"/>
    <w:rsid w:val="006B542E"/>
    <w:rsid w:val="006B5A15"/>
    <w:rsid w:val="006B62CF"/>
    <w:rsid w:val="006B77CB"/>
    <w:rsid w:val="006B7FED"/>
    <w:rsid w:val="006C0D59"/>
    <w:rsid w:val="006C0D9E"/>
    <w:rsid w:val="006C0E17"/>
    <w:rsid w:val="006C112B"/>
    <w:rsid w:val="006C133F"/>
    <w:rsid w:val="006C171C"/>
    <w:rsid w:val="006C29CE"/>
    <w:rsid w:val="006C6A83"/>
    <w:rsid w:val="006C7D32"/>
    <w:rsid w:val="006D0641"/>
    <w:rsid w:val="006D0EC3"/>
    <w:rsid w:val="006D2D2F"/>
    <w:rsid w:val="006D324F"/>
    <w:rsid w:val="006D3C5D"/>
    <w:rsid w:val="006D4062"/>
    <w:rsid w:val="006D40C5"/>
    <w:rsid w:val="006D699F"/>
    <w:rsid w:val="006D6F71"/>
    <w:rsid w:val="006D7B39"/>
    <w:rsid w:val="006E0177"/>
    <w:rsid w:val="006E04B2"/>
    <w:rsid w:val="006E0E74"/>
    <w:rsid w:val="006E1E81"/>
    <w:rsid w:val="006E2017"/>
    <w:rsid w:val="006E35D5"/>
    <w:rsid w:val="006E37FB"/>
    <w:rsid w:val="006E3D08"/>
    <w:rsid w:val="006E45DE"/>
    <w:rsid w:val="006E4CA7"/>
    <w:rsid w:val="006E5803"/>
    <w:rsid w:val="006E596E"/>
    <w:rsid w:val="006E61F2"/>
    <w:rsid w:val="006E6B94"/>
    <w:rsid w:val="006E7363"/>
    <w:rsid w:val="006E7F6D"/>
    <w:rsid w:val="006F0D7F"/>
    <w:rsid w:val="006F155C"/>
    <w:rsid w:val="006F1D13"/>
    <w:rsid w:val="006F52B9"/>
    <w:rsid w:val="006F5C53"/>
    <w:rsid w:val="006F7672"/>
    <w:rsid w:val="006F78A3"/>
    <w:rsid w:val="006F7D95"/>
    <w:rsid w:val="007008FA"/>
    <w:rsid w:val="00700D9B"/>
    <w:rsid w:val="00700EA5"/>
    <w:rsid w:val="00701571"/>
    <w:rsid w:val="007016B0"/>
    <w:rsid w:val="00702BA2"/>
    <w:rsid w:val="00703D76"/>
    <w:rsid w:val="00703DFD"/>
    <w:rsid w:val="00705710"/>
    <w:rsid w:val="00705B50"/>
    <w:rsid w:val="0070635B"/>
    <w:rsid w:val="007065A2"/>
    <w:rsid w:val="007069FD"/>
    <w:rsid w:val="007100D4"/>
    <w:rsid w:val="00711A9A"/>
    <w:rsid w:val="00713266"/>
    <w:rsid w:val="007143F1"/>
    <w:rsid w:val="0071508B"/>
    <w:rsid w:val="00715B9A"/>
    <w:rsid w:val="007162DA"/>
    <w:rsid w:val="00716BB9"/>
    <w:rsid w:val="0072057F"/>
    <w:rsid w:val="0072145B"/>
    <w:rsid w:val="00721E10"/>
    <w:rsid w:val="0072209B"/>
    <w:rsid w:val="0072247A"/>
    <w:rsid w:val="00722593"/>
    <w:rsid w:val="007225E4"/>
    <w:rsid w:val="00722EEB"/>
    <w:rsid w:val="00723CB4"/>
    <w:rsid w:val="00724DB4"/>
    <w:rsid w:val="0072527E"/>
    <w:rsid w:val="007253BC"/>
    <w:rsid w:val="0072587A"/>
    <w:rsid w:val="007258FC"/>
    <w:rsid w:val="00725E11"/>
    <w:rsid w:val="0072680B"/>
    <w:rsid w:val="00727450"/>
    <w:rsid w:val="007275D6"/>
    <w:rsid w:val="007276D5"/>
    <w:rsid w:val="00731E67"/>
    <w:rsid w:val="00732406"/>
    <w:rsid w:val="007326C4"/>
    <w:rsid w:val="007332F0"/>
    <w:rsid w:val="00734606"/>
    <w:rsid w:val="00735377"/>
    <w:rsid w:val="00735A26"/>
    <w:rsid w:val="00735E67"/>
    <w:rsid w:val="0073600D"/>
    <w:rsid w:val="00736950"/>
    <w:rsid w:val="00737209"/>
    <w:rsid w:val="00740080"/>
    <w:rsid w:val="007412D7"/>
    <w:rsid w:val="00742467"/>
    <w:rsid w:val="00742D86"/>
    <w:rsid w:val="007436BD"/>
    <w:rsid w:val="00743CF9"/>
    <w:rsid w:val="00744036"/>
    <w:rsid w:val="0074473B"/>
    <w:rsid w:val="007461D2"/>
    <w:rsid w:val="007467A4"/>
    <w:rsid w:val="00747734"/>
    <w:rsid w:val="00747FC0"/>
    <w:rsid w:val="00750B7B"/>
    <w:rsid w:val="007513E2"/>
    <w:rsid w:val="0075149F"/>
    <w:rsid w:val="00751E04"/>
    <w:rsid w:val="00752025"/>
    <w:rsid w:val="0075219B"/>
    <w:rsid w:val="0075237A"/>
    <w:rsid w:val="007533BF"/>
    <w:rsid w:val="007541A7"/>
    <w:rsid w:val="007544AA"/>
    <w:rsid w:val="00754AF0"/>
    <w:rsid w:val="007558AA"/>
    <w:rsid w:val="00755FF1"/>
    <w:rsid w:val="007568DA"/>
    <w:rsid w:val="007577CC"/>
    <w:rsid w:val="00757A7C"/>
    <w:rsid w:val="00757DDD"/>
    <w:rsid w:val="00760457"/>
    <w:rsid w:val="00760CC1"/>
    <w:rsid w:val="00762A8C"/>
    <w:rsid w:val="00762C44"/>
    <w:rsid w:val="00762CDE"/>
    <w:rsid w:val="00762D6B"/>
    <w:rsid w:val="00762ECD"/>
    <w:rsid w:val="00763190"/>
    <w:rsid w:val="00764762"/>
    <w:rsid w:val="007654C1"/>
    <w:rsid w:val="00765CC6"/>
    <w:rsid w:val="00766E13"/>
    <w:rsid w:val="00766FD4"/>
    <w:rsid w:val="00767532"/>
    <w:rsid w:val="00770343"/>
    <w:rsid w:val="007703E5"/>
    <w:rsid w:val="0077060B"/>
    <w:rsid w:val="0077105E"/>
    <w:rsid w:val="00771104"/>
    <w:rsid w:val="00771507"/>
    <w:rsid w:val="007716A7"/>
    <w:rsid w:val="0077193C"/>
    <w:rsid w:val="007725B0"/>
    <w:rsid w:val="00772E96"/>
    <w:rsid w:val="007733EC"/>
    <w:rsid w:val="00773B8E"/>
    <w:rsid w:val="00774216"/>
    <w:rsid w:val="0077432B"/>
    <w:rsid w:val="007749F9"/>
    <w:rsid w:val="00774E9D"/>
    <w:rsid w:val="0077514A"/>
    <w:rsid w:val="00775197"/>
    <w:rsid w:val="00776412"/>
    <w:rsid w:val="007764D5"/>
    <w:rsid w:val="00776593"/>
    <w:rsid w:val="00776B22"/>
    <w:rsid w:val="00776F29"/>
    <w:rsid w:val="00777417"/>
    <w:rsid w:val="00777FF0"/>
    <w:rsid w:val="00780008"/>
    <w:rsid w:val="0078006D"/>
    <w:rsid w:val="0078084D"/>
    <w:rsid w:val="007808F4"/>
    <w:rsid w:val="007809FD"/>
    <w:rsid w:val="0078105A"/>
    <w:rsid w:val="00781C36"/>
    <w:rsid w:val="007823E4"/>
    <w:rsid w:val="007824FA"/>
    <w:rsid w:val="0078272F"/>
    <w:rsid w:val="00783F61"/>
    <w:rsid w:val="0078423C"/>
    <w:rsid w:val="007845B2"/>
    <w:rsid w:val="00785C2D"/>
    <w:rsid w:val="007862B5"/>
    <w:rsid w:val="00786A9A"/>
    <w:rsid w:val="00791A8E"/>
    <w:rsid w:val="00792020"/>
    <w:rsid w:val="007921D9"/>
    <w:rsid w:val="00792A7B"/>
    <w:rsid w:val="00792B98"/>
    <w:rsid w:val="00792D77"/>
    <w:rsid w:val="00792E15"/>
    <w:rsid w:val="00792EF6"/>
    <w:rsid w:val="00793126"/>
    <w:rsid w:val="0079315F"/>
    <w:rsid w:val="00793369"/>
    <w:rsid w:val="00794286"/>
    <w:rsid w:val="00794586"/>
    <w:rsid w:val="00794AF5"/>
    <w:rsid w:val="00794E28"/>
    <w:rsid w:val="00795074"/>
    <w:rsid w:val="007953B8"/>
    <w:rsid w:val="0079556D"/>
    <w:rsid w:val="00795DC7"/>
    <w:rsid w:val="00795FD0"/>
    <w:rsid w:val="00797039"/>
    <w:rsid w:val="0079710F"/>
    <w:rsid w:val="007972E2"/>
    <w:rsid w:val="0079791B"/>
    <w:rsid w:val="00797976"/>
    <w:rsid w:val="007A06B7"/>
    <w:rsid w:val="007A0B8F"/>
    <w:rsid w:val="007A123A"/>
    <w:rsid w:val="007A1255"/>
    <w:rsid w:val="007A16E8"/>
    <w:rsid w:val="007A18E6"/>
    <w:rsid w:val="007A2B15"/>
    <w:rsid w:val="007A2B78"/>
    <w:rsid w:val="007A2CA4"/>
    <w:rsid w:val="007A3ED9"/>
    <w:rsid w:val="007A4C31"/>
    <w:rsid w:val="007A541C"/>
    <w:rsid w:val="007A546C"/>
    <w:rsid w:val="007A75C5"/>
    <w:rsid w:val="007A774E"/>
    <w:rsid w:val="007A7DDD"/>
    <w:rsid w:val="007B0834"/>
    <w:rsid w:val="007B231E"/>
    <w:rsid w:val="007B23B8"/>
    <w:rsid w:val="007B2BC6"/>
    <w:rsid w:val="007B2E73"/>
    <w:rsid w:val="007B31A7"/>
    <w:rsid w:val="007B3540"/>
    <w:rsid w:val="007B396C"/>
    <w:rsid w:val="007B3BDC"/>
    <w:rsid w:val="007B5259"/>
    <w:rsid w:val="007B5456"/>
    <w:rsid w:val="007B5A6F"/>
    <w:rsid w:val="007B6651"/>
    <w:rsid w:val="007B7607"/>
    <w:rsid w:val="007B78CE"/>
    <w:rsid w:val="007B7D48"/>
    <w:rsid w:val="007C01F4"/>
    <w:rsid w:val="007C21FD"/>
    <w:rsid w:val="007C3242"/>
    <w:rsid w:val="007C3E3B"/>
    <w:rsid w:val="007C431C"/>
    <w:rsid w:val="007C4D2C"/>
    <w:rsid w:val="007C4D75"/>
    <w:rsid w:val="007C5BBD"/>
    <w:rsid w:val="007C5FE9"/>
    <w:rsid w:val="007C652F"/>
    <w:rsid w:val="007D0D5A"/>
    <w:rsid w:val="007D1CEF"/>
    <w:rsid w:val="007D1E1D"/>
    <w:rsid w:val="007D1FB4"/>
    <w:rsid w:val="007D3D1D"/>
    <w:rsid w:val="007D4BA3"/>
    <w:rsid w:val="007D537F"/>
    <w:rsid w:val="007D563D"/>
    <w:rsid w:val="007D6C34"/>
    <w:rsid w:val="007D6CEF"/>
    <w:rsid w:val="007D6F54"/>
    <w:rsid w:val="007D792E"/>
    <w:rsid w:val="007D7C58"/>
    <w:rsid w:val="007E1CCC"/>
    <w:rsid w:val="007E307B"/>
    <w:rsid w:val="007E3EB9"/>
    <w:rsid w:val="007E4065"/>
    <w:rsid w:val="007E4621"/>
    <w:rsid w:val="007E4B85"/>
    <w:rsid w:val="007E5A43"/>
    <w:rsid w:val="007E61B4"/>
    <w:rsid w:val="007E647B"/>
    <w:rsid w:val="007E655F"/>
    <w:rsid w:val="007E68ED"/>
    <w:rsid w:val="007E6ABE"/>
    <w:rsid w:val="007E73F3"/>
    <w:rsid w:val="007E7C58"/>
    <w:rsid w:val="007E7D9B"/>
    <w:rsid w:val="007E7DEB"/>
    <w:rsid w:val="007F0486"/>
    <w:rsid w:val="007F068B"/>
    <w:rsid w:val="007F157D"/>
    <w:rsid w:val="007F1E99"/>
    <w:rsid w:val="007F212D"/>
    <w:rsid w:val="007F241E"/>
    <w:rsid w:val="007F2543"/>
    <w:rsid w:val="007F28DF"/>
    <w:rsid w:val="007F2B6E"/>
    <w:rsid w:val="007F2D5A"/>
    <w:rsid w:val="007F3ED5"/>
    <w:rsid w:val="007F4943"/>
    <w:rsid w:val="007F4DBC"/>
    <w:rsid w:val="007F6042"/>
    <w:rsid w:val="007F6DA5"/>
    <w:rsid w:val="007F6E58"/>
    <w:rsid w:val="007F7646"/>
    <w:rsid w:val="007F77B4"/>
    <w:rsid w:val="007F7C54"/>
    <w:rsid w:val="007F7D76"/>
    <w:rsid w:val="007F7EAC"/>
    <w:rsid w:val="007F7F31"/>
    <w:rsid w:val="00801204"/>
    <w:rsid w:val="008016CA"/>
    <w:rsid w:val="00802629"/>
    <w:rsid w:val="00802C39"/>
    <w:rsid w:val="00803EBC"/>
    <w:rsid w:val="008040D3"/>
    <w:rsid w:val="00805188"/>
    <w:rsid w:val="00805454"/>
    <w:rsid w:val="0080597A"/>
    <w:rsid w:val="0080691B"/>
    <w:rsid w:val="00806CF1"/>
    <w:rsid w:val="008075A4"/>
    <w:rsid w:val="00807DFA"/>
    <w:rsid w:val="00810297"/>
    <w:rsid w:val="0081061E"/>
    <w:rsid w:val="00810C6E"/>
    <w:rsid w:val="00810CDF"/>
    <w:rsid w:val="00811149"/>
    <w:rsid w:val="0081141C"/>
    <w:rsid w:val="0081148B"/>
    <w:rsid w:val="0081154C"/>
    <w:rsid w:val="00812127"/>
    <w:rsid w:val="0081274D"/>
    <w:rsid w:val="00812F38"/>
    <w:rsid w:val="00813ACD"/>
    <w:rsid w:val="00813C4F"/>
    <w:rsid w:val="00813E1C"/>
    <w:rsid w:val="00814182"/>
    <w:rsid w:val="0081427B"/>
    <w:rsid w:val="0081467C"/>
    <w:rsid w:val="00814FC5"/>
    <w:rsid w:val="00815B95"/>
    <w:rsid w:val="00815C3A"/>
    <w:rsid w:val="00816333"/>
    <w:rsid w:val="008179BF"/>
    <w:rsid w:val="00817F3D"/>
    <w:rsid w:val="00820A45"/>
    <w:rsid w:val="00820B28"/>
    <w:rsid w:val="008212F8"/>
    <w:rsid w:val="00821F3E"/>
    <w:rsid w:val="008228A4"/>
    <w:rsid w:val="00822FD4"/>
    <w:rsid w:val="00823349"/>
    <w:rsid w:val="00823D14"/>
    <w:rsid w:val="00824195"/>
    <w:rsid w:val="00824CA5"/>
    <w:rsid w:val="008260F0"/>
    <w:rsid w:val="0082695E"/>
    <w:rsid w:val="00827C7E"/>
    <w:rsid w:val="00827C9A"/>
    <w:rsid w:val="00830216"/>
    <w:rsid w:val="00830E33"/>
    <w:rsid w:val="00832F99"/>
    <w:rsid w:val="008340FA"/>
    <w:rsid w:val="00834309"/>
    <w:rsid w:val="0083510D"/>
    <w:rsid w:val="008353EA"/>
    <w:rsid w:val="00835FE7"/>
    <w:rsid w:val="00836A26"/>
    <w:rsid w:val="00836F1B"/>
    <w:rsid w:val="00837070"/>
    <w:rsid w:val="008408C5"/>
    <w:rsid w:val="00840A4E"/>
    <w:rsid w:val="008411B6"/>
    <w:rsid w:val="00841298"/>
    <w:rsid w:val="008419E3"/>
    <w:rsid w:val="008424E5"/>
    <w:rsid w:val="00842581"/>
    <w:rsid w:val="008429AE"/>
    <w:rsid w:val="00842BB6"/>
    <w:rsid w:val="0084310E"/>
    <w:rsid w:val="00843580"/>
    <w:rsid w:val="00843B7D"/>
    <w:rsid w:val="00843D46"/>
    <w:rsid w:val="00844C3C"/>
    <w:rsid w:val="008465AD"/>
    <w:rsid w:val="00847003"/>
    <w:rsid w:val="00850200"/>
    <w:rsid w:val="008508AC"/>
    <w:rsid w:val="008510C0"/>
    <w:rsid w:val="008515DA"/>
    <w:rsid w:val="00851E28"/>
    <w:rsid w:val="0085214D"/>
    <w:rsid w:val="0085225A"/>
    <w:rsid w:val="008536B2"/>
    <w:rsid w:val="00853D85"/>
    <w:rsid w:val="0085434B"/>
    <w:rsid w:val="00854A92"/>
    <w:rsid w:val="00854C83"/>
    <w:rsid w:val="00854DE2"/>
    <w:rsid w:val="008553CB"/>
    <w:rsid w:val="008565A2"/>
    <w:rsid w:val="00856D77"/>
    <w:rsid w:val="00860C9F"/>
    <w:rsid w:val="0086121C"/>
    <w:rsid w:val="0086131C"/>
    <w:rsid w:val="00862853"/>
    <w:rsid w:val="008628FE"/>
    <w:rsid w:val="00862A39"/>
    <w:rsid w:val="00863EEE"/>
    <w:rsid w:val="0086426E"/>
    <w:rsid w:val="008645A6"/>
    <w:rsid w:val="00864E42"/>
    <w:rsid w:val="0086590A"/>
    <w:rsid w:val="008661E5"/>
    <w:rsid w:val="00867908"/>
    <w:rsid w:val="00867D8E"/>
    <w:rsid w:val="00867F63"/>
    <w:rsid w:val="00870351"/>
    <w:rsid w:val="008709AA"/>
    <w:rsid w:val="008723E3"/>
    <w:rsid w:val="00872E98"/>
    <w:rsid w:val="00873B2E"/>
    <w:rsid w:val="0087439A"/>
    <w:rsid w:val="00875872"/>
    <w:rsid w:val="00877142"/>
    <w:rsid w:val="00880682"/>
    <w:rsid w:val="00880C69"/>
    <w:rsid w:val="008815C8"/>
    <w:rsid w:val="008820DC"/>
    <w:rsid w:val="0088227B"/>
    <w:rsid w:val="00882898"/>
    <w:rsid w:val="008833D2"/>
    <w:rsid w:val="00883756"/>
    <w:rsid w:val="00883ADE"/>
    <w:rsid w:val="00883C10"/>
    <w:rsid w:val="0088431B"/>
    <w:rsid w:val="00884727"/>
    <w:rsid w:val="00884C0C"/>
    <w:rsid w:val="00885085"/>
    <w:rsid w:val="008866BB"/>
    <w:rsid w:val="00886B8E"/>
    <w:rsid w:val="008870B1"/>
    <w:rsid w:val="00887703"/>
    <w:rsid w:val="00887A83"/>
    <w:rsid w:val="0089079F"/>
    <w:rsid w:val="00890FF2"/>
    <w:rsid w:val="00891C6B"/>
    <w:rsid w:val="008931BD"/>
    <w:rsid w:val="008932FB"/>
    <w:rsid w:val="00893952"/>
    <w:rsid w:val="00894823"/>
    <w:rsid w:val="00895083"/>
    <w:rsid w:val="00895A06"/>
    <w:rsid w:val="00895F0A"/>
    <w:rsid w:val="0089602E"/>
    <w:rsid w:val="0089624C"/>
    <w:rsid w:val="00896B32"/>
    <w:rsid w:val="00897696"/>
    <w:rsid w:val="008977D0"/>
    <w:rsid w:val="00897C3B"/>
    <w:rsid w:val="008A0765"/>
    <w:rsid w:val="008A11F7"/>
    <w:rsid w:val="008A16E2"/>
    <w:rsid w:val="008A264D"/>
    <w:rsid w:val="008A299E"/>
    <w:rsid w:val="008A3639"/>
    <w:rsid w:val="008A3D4A"/>
    <w:rsid w:val="008A6229"/>
    <w:rsid w:val="008A6CBB"/>
    <w:rsid w:val="008A71A8"/>
    <w:rsid w:val="008A725E"/>
    <w:rsid w:val="008A7441"/>
    <w:rsid w:val="008A75CC"/>
    <w:rsid w:val="008B0BF3"/>
    <w:rsid w:val="008B1364"/>
    <w:rsid w:val="008B1776"/>
    <w:rsid w:val="008B1B1A"/>
    <w:rsid w:val="008B2F3C"/>
    <w:rsid w:val="008B352C"/>
    <w:rsid w:val="008B3B5A"/>
    <w:rsid w:val="008B3D4D"/>
    <w:rsid w:val="008B460E"/>
    <w:rsid w:val="008B466E"/>
    <w:rsid w:val="008B4966"/>
    <w:rsid w:val="008B62BF"/>
    <w:rsid w:val="008B63ED"/>
    <w:rsid w:val="008B75EA"/>
    <w:rsid w:val="008B79B6"/>
    <w:rsid w:val="008B7FFA"/>
    <w:rsid w:val="008C0236"/>
    <w:rsid w:val="008C058F"/>
    <w:rsid w:val="008C09B7"/>
    <w:rsid w:val="008C0DA1"/>
    <w:rsid w:val="008C0DE1"/>
    <w:rsid w:val="008C0FCE"/>
    <w:rsid w:val="008C25EF"/>
    <w:rsid w:val="008C2EBD"/>
    <w:rsid w:val="008C31AF"/>
    <w:rsid w:val="008C3560"/>
    <w:rsid w:val="008C3B69"/>
    <w:rsid w:val="008C53F1"/>
    <w:rsid w:val="008C5D1B"/>
    <w:rsid w:val="008C5DE3"/>
    <w:rsid w:val="008C699E"/>
    <w:rsid w:val="008C72BC"/>
    <w:rsid w:val="008C7576"/>
    <w:rsid w:val="008D0F81"/>
    <w:rsid w:val="008D1579"/>
    <w:rsid w:val="008D1624"/>
    <w:rsid w:val="008D18F7"/>
    <w:rsid w:val="008D1E68"/>
    <w:rsid w:val="008D26B0"/>
    <w:rsid w:val="008D339D"/>
    <w:rsid w:val="008D33F2"/>
    <w:rsid w:val="008D45D3"/>
    <w:rsid w:val="008D566E"/>
    <w:rsid w:val="008D580A"/>
    <w:rsid w:val="008D58C3"/>
    <w:rsid w:val="008D7860"/>
    <w:rsid w:val="008D79D6"/>
    <w:rsid w:val="008D7DF6"/>
    <w:rsid w:val="008D7EF4"/>
    <w:rsid w:val="008E1268"/>
    <w:rsid w:val="008E1310"/>
    <w:rsid w:val="008E1480"/>
    <w:rsid w:val="008E2129"/>
    <w:rsid w:val="008E308C"/>
    <w:rsid w:val="008E4699"/>
    <w:rsid w:val="008E49B4"/>
    <w:rsid w:val="008E4B13"/>
    <w:rsid w:val="008E5F1B"/>
    <w:rsid w:val="008E6406"/>
    <w:rsid w:val="008E6476"/>
    <w:rsid w:val="008E6F99"/>
    <w:rsid w:val="008E7054"/>
    <w:rsid w:val="008E79B3"/>
    <w:rsid w:val="008F0090"/>
    <w:rsid w:val="008F07A3"/>
    <w:rsid w:val="008F1BDB"/>
    <w:rsid w:val="008F257C"/>
    <w:rsid w:val="008F3420"/>
    <w:rsid w:val="008F3789"/>
    <w:rsid w:val="008F404A"/>
    <w:rsid w:val="008F4917"/>
    <w:rsid w:val="008F540C"/>
    <w:rsid w:val="008F6554"/>
    <w:rsid w:val="008F6DED"/>
    <w:rsid w:val="008F7473"/>
    <w:rsid w:val="008F757A"/>
    <w:rsid w:val="008F7ACE"/>
    <w:rsid w:val="00901866"/>
    <w:rsid w:val="00901E55"/>
    <w:rsid w:val="00902DB5"/>
    <w:rsid w:val="00903079"/>
    <w:rsid w:val="00903416"/>
    <w:rsid w:val="00903526"/>
    <w:rsid w:val="00903686"/>
    <w:rsid w:val="009037FF"/>
    <w:rsid w:val="00903BC2"/>
    <w:rsid w:val="00904342"/>
    <w:rsid w:val="009062B6"/>
    <w:rsid w:val="009064EF"/>
    <w:rsid w:val="00906D8F"/>
    <w:rsid w:val="0090765B"/>
    <w:rsid w:val="009100D6"/>
    <w:rsid w:val="009101AA"/>
    <w:rsid w:val="00910B3C"/>
    <w:rsid w:val="00910B82"/>
    <w:rsid w:val="009118C8"/>
    <w:rsid w:val="00911A8E"/>
    <w:rsid w:val="0091206F"/>
    <w:rsid w:val="0091207E"/>
    <w:rsid w:val="00912606"/>
    <w:rsid w:val="0091295F"/>
    <w:rsid w:val="009134C8"/>
    <w:rsid w:val="00913A79"/>
    <w:rsid w:val="00913B6D"/>
    <w:rsid w:val="00914F0B"/>
    <w:rsid w:val="009152A1"/>
    <w:rsid w:val="00915E40"/>
    <w:rsid w:val="0091744B"/>
    <w:rsid w:val="009178E8"/>
    <w:rsid w:val="00920852"/>
    <w:rsid w:val="00921A97"/>
    <w:rsid w:val="00921D63"/>
    <w:rsid w:val="009231AB"/>
    <w:rsid w:val="0092324A"/>
    <w:rsid w:val="009235AA"/>
    <w:rsid w:val="009236E6"/>
    <w:rsid w:val="009237EC"/>
    <w:rsid w:val="00923845"/>
    <w:rsid w:val="00923E7D"/>
    <w:rsid w:val="00924E1D"/>
    <w:rsid w:val="00925FAF"/>
    <w:rsid w:val="009264A3"/>
    <w:rsid w:val="00926E67"/>
    <w:rsid w:val="009275C0"/>
    <w:rsid w:val="009278AF"/>
    <w:rsid w:val="00927CFE"/>
    <w:rsid w:val="009301AA"/>
    <w:rsid w:val="0093021F"/>
    <w:rsid w:val="009307D1"/>
    <w:rsid w:val="0093080F"/>
    <w:rsid w:val="00931503"/>
    <w:rsid w:val="00932466"/>
    <w:rsid w:val="00932919"/>
    <w:rsid w:val="00933439"/>
    <w:rsid w:val="00933974"/>
    <w:rsid w:val="00933A14"/>
    <w:rsid w:val="00933F3E"/>
    <w:rsid w:val="009348B1"/>
    <w:rsid w:val="00935782"/>
    <w:rsid w:val="00935DF2"/>
    <w:rsid w:val="00936453"/>
    <w:rsid w:val="00936EA1"/>
    <w:rsid w:val="009374FB"/>
    <w:rsid w:val="00937BA6"/>
    <w:rsid w:val="00937F17"/>
    <w:rsid w:val="00940106"/>
    <w:rsid w:val="00940623"/>
    <w:rsid w:val="00941F25"/>
    <w:rsid w:val="009431E4"/>
    <w:rsid w:val="00943277"/>
    <w:rsid w:val="00943495"/>
    <w:rsid w:val="00943635"/>
    <w:rsid w:val="00944019"/>
    <w:rsid w:val="009446FA"/>
    <w:rsid w:val="00945738"/>
    <w:rsid w:val="00946571"/>
    <w:rsid w:val="00946F65"/>
    <w:rsid w:val="00951245"/>
    <w:rsid w:val="009513BC"/>
    <w:rsid w:val="00951461"/>
    <w:rsid w:val="009518B2"/>
    <w:rsid w:val="00951A77"/>
    <w:rsid w:val="00951ADB"/>
    <w:rsid w:val="00951E6E"/>
    <w:rsid w:val="00952EF2"/>
    <w:rsid w:val="0095302A"/>
    <w:rsid w:val="009533C4"/>
    <w:rsid w:val="00953FA7"/>
    <w:rsid w:val="009543D7"/>
    <w:rsid w:val="00954625"/>
    <w:rsid w:val="00954F87"/>
    <w:rsid w:val="00954FFC"/>
    <w:rsid w:val="00955706"/>
    <w:rsid w:val="00955933"/>
    <w:rsid w:val="009572A9"/>
    <w:rsid w:val="009577AD"/>
    <w:rsid w:val="00960AFB"/>
    <w:rsid w:val="0096106F"/>
    <w:rsid w:val="00962850"/>
    <w:rsid w:val="009639E3"/>
    <w:rsid w:val="00963B34"/>
    <w:rsid w:val="009640C1"/>
    <w:rsid w:val="00964205"/>
    <w:rsid w:val="00964786"/>
    <w:rsid w:val="009655FE"/>
    <w:rsid w:val="00966192"/>
    <w:rsid w:val="009663F3"/>
    <w:rsid w:val="00966809"/>
    <w:rsid w:val="00966F7D"/>
    <w:rsid w:val="00967AB4"/>
    <w:rsid w:val="00971213"/>
    <w:rsid w:val="0097148B"/>
    <w:rsid w:val="009727C5"/>
    <w:rsid w:val="009728A2"/>
    <w:rsid w:val="009733DA"/>
    <w:rsid w:val="00974262"/>
    <w:rsid w:val="009752B5"/>
    <w:rsid w:val="00975729"/>
    <w:rsid w:val="00977652"/>
    <w:rsid w:val="00980104"/>
    <w:rsid w:val="009801FA"/>
    <w:rsid w:val="00980D6D"/>
    <w:rsid w:val="00982D5F"/>
    <w:rsid w:val="00983AA7"/>
    <w:rsid w:val="00983D8E"/>
    <w:rsid w:val="00983DC9"/>
    <w:rsid w:val="00984ADE"/>
    <w:rsid w:val="00984E21"/>
    <w:rsid w:val="00985569"/>
    <w:rsid w:val="00985A04"/>
    <w:rsid w:val="00987940"/>
    <w:rsid w:val="00990EFA"/>
    <w:rsid w:val="0099114C"/>
    <w:rsid w:val="00991183"/>
    <w:rsid w:val="009920C7"/>
    <w:rsid w:val="00992C94"/>
    <w:rsid w:val="00992E3D"/>
    <w:rsid w:val="00992F5D"/>
    <w:rsid w:val="0099392F"/>
    <w:rsid w:val="00993A3A"/>
    <w:rsid w:val="00993AFF"/>
    <w:rsid w:val="00994B01"/>
    <w:rsid w:val="00994B08"/>
    <w:rsid w:val="0099580D"/>
    <w:rsid w:val="009958CA"/>
    <w:rsid w:val="00995DD8"/>
    <w:rsid w:val="00996543"/>
    <w:rsid w:val="00996736"/>
    <w:rsid w:val="00996D9A"/>
    <w:rsid w:val="009975F1"/>
    <w:rsid w:val="00997919"/>
    <w:rsid w:val="009A0437"/>
    <w:rsid w:val="009A0497"/>
    <w:rsid w:val="009A0D4E"/>
    <w:rsid w:val="009A0E5C"/>
    <w:rsid w:val="009A10D1"/>
    <w:rsid w:val="009A11E6"/>
    <w:rsid w:val="009A1FF5"/>
    <w:rsid w:val="009A272E"/>
    <w:rsid w:val="009A2DAC"/>
    <w:rsid w:val="009A3A73"/>
    <w:rsid w:val="009A3E14"/>
    <w:rsid w:val="009A4250"/>
    <w:rsid w:val="009A4AB2"/>
    <w:rsid w:val="009A5791"/>
    <w:rsid w:val="009A647C"/>
    <w:rsid w:val="009A6E56"/>
    <w:rsid w:val="009B07D3"/>
    <w:rsid w:val="009B0A32"/>
    <w:rsid w:val="009B0B00"/>
    <w:rsid w:val="009B0E12"/>
    <w:rsid w:val="009B11B1"/>
    <w:rsid w:val="009B2DCC"/>
    <w:rsid w:val="009B2E74"/>
    <w:rsid w:val="009B363C"/>
    <w:rsid w:val="009B3E13"/>
    <w:rsid w:val="009B4132"/>
    <w:rsid w:val="009B416F"/>
    <w:rsid w:val="009B4D57"/>
    <w:rsid w:val="009C0A39"/>
    <w:rsid w:val="009C0B8C"/>
    <w:rsid w:val="009C0E9D"/>
    <w:rsid w:val="009C1676"/>
    <w:rsid w:val="009C1B59"/>
    <w:rsid w:val="009C1B9F"/>
    <w:rsid w:val="009C1C71"/>
    <w:rsid w:val="009C36F7"/>
    <w:rsid w:val="009C3AAC"/>
    <w:rsid w:val="009C4696"/>
    <w:rsid w:val="009C4D60"/>
    <w:rsid w:val="009C4F7E"/>
    <w:rsid w:val="009C6F2A"/>
    <w:rsid w:val="009C72D9"/>
    <w:rsid w:val="009C7EE4"/>
    <w:rsid w:val="009D0B22"/>
    <w:rsid w:val="009D1C40"/>
    <w:rsid w:val="009D321C"/>
    <w:rsid w:val="009D59DE"/>
    <w:rsid w:val="009D64BC"/>
    <w:rsid w:val="009D651A"/>
    <w:rsid w:val="009D703B"/>
    <w:rsid w:val="009D713D"/>
    <w:rsid w:val="009D7D42"/>
    <w:rsid w:val="009E0340"/>
    <w:rsid w:val="009E072C"/>
    <w:rsid w:val="009E08EB"/>
    <w:rsid w:val="009E1009"/>
    <w:rsid w:val="009E1E09"/>
    <w:rsid w:val="009E1FBC"/>
    <w:rsid w:val="009E33A0"/>
    <w:rsid w:val="009E365D"/>
    <w:rsid w:val="009E378F"/>
    <w:rsid w:val="009E3B6A"/>
    <w:rsid w:val="009E3C05"/>
    <w:rsid w:val="009E3E79"/>
    <w:rsid w:val="009E433D"/>
    <w:rsid w:val="009E4436"/>
    <w:rsid w:val="009E46D6"/>
    <w:rsid w:val="009E4D45"/>
    <w:rsid w:val="009E5B11"/>
    <w:rsid w:val="009E5DD5"/>
    <w:rsid w:val="009E6D33"/>
    <w:rsid w:val="009E7C07"/>
    <w:rsid w:val="009F0428"/>
    <w:rsid w:val="009F08E3"/>
    <w:rsid w:val="009F0EFE"/>
    <w:rsid w:val="009F0FB1"/>
    <w:rsid w:val="009F1F97"/>
    <w:rsid w:val="009F3B2A"/>
    <w:rsid w:val="009F3B52"/>
    <w:rsid w:val="009F42B2"/>
    <w:rsid w:val="009F472D"/>
    <w:rsid w:val="009F486B"/>
    <w:rsid w:val="009F50EA"/>
    <w:rsid w:val="009F5C59"/>
    <w:rsid w:val="009F6F1F"/>
    <w:rsid w:val="009F7033"/>
    <w:rsid w:val="009F79DD"/>
    <w:rsid w:val="00A0185C"/>
    <w:rsid w:val="00A02047"/>
    <w:rsid w:val="00A02085"/>
    <w:rsid w:val="00A025F9"/>
    <w:rsid w:val="00A02777"/>
    <w:rsid w:val="00A02AA1"/>
    <w:rsid w:val="00A02E08"/>
    <w:rsid w:val="00A03C62"/>
    <w:rsid w:val="00A04CEA"/>
    <w:rsid w:val="00A054D0"/>
    <w:rsid w:val="00A05596"/>
    <w:rsid w:val="00A06443"/>
    <w:rsid w:val="00A06C1A"/>
    <w:rsid w:val="00A07904"/>
    <w:rsid w:val="00A07AB2"/>
    <w:rsid w:val="00A07B78"/>
    <w:rsid w:val="00A07D2F"/>
    <w:rsid w:val="00A10E84"/>
    <w:rsid w:val="00A10F03"/>
    <w:rsid w:val="00A11647"/>
    <w:rsid w:val="00A11AFB"/>
    <w:rsid w:val="00A11B73"/>
    <w:rsid w:val="00A11C8D"/>
    <w:rsid w:val="00A129ED"/>
    <w:rsid w:val="00A14CD4"/>
    <w:rsid w:val="00A14D5E"/>
    <w:rsid w:val="00A15905"/>
    <w:rsid w:val="00A15D0B"/>
    <w:rsid w:val="00A16215"/>
    <w:rsid w:val="00A175D5"/>
    <w:rsid w:val="00A17895"/>
    <w:rsid w:val="00A17960"/>
    <w:rsid w:val="00A17976"/>
    <w:rsid w:val="00A2062E"/>
    <w:rsid w:val="00A21185"/>
    <w:rsid w:val="00A21352"/>
    <w:rsid w:val="00A22808"/>
    <w:rsid w:val="00A232A1"/>
    <w:rsid w:val="00A25CA2"/>
    <w:rsid w:val="00A26360"/>
    <w:rsid w:val="00A300C4"/>
    <w:rsid w:val="00A305BA"/>
    <w:rsid w:val="00A31E29"/>
    <w:rsid w:val="00A33210"/>
    <w:rsid w:val="00A33545"/>
    <w:rsid w:val="00A33B18"/>
    <w:rsid w:val="00A33D50"/>
    <w:rsid w:val="00A341BE"/>
    <w:rsid w:val="00A3492E"/>
    <w:rsid w:val="00A34D60"/>
    <w:rsid w:val="00A34E94"/>
    <w:rsid w:val="00A357BF"/>
    <w:rsid w:val="00A35B67"/>
    <w:rsid w:val="00A36E74"/>
    <w:rsid w:val="00A378C1"/>
    <w:rsid w:val="00A37EF0"/>
    <w:rsid w:val="00A40E85"/>
    <w:rsid w:val="00A41539"/>
    <w:rsid w:val="00A4153F"/>
    <w:rsid w:val="00A4198C"/>
    <w:rsid w:val="00A42E59"/>
    <w:rsid w:val="00A43B1A"/>
    <w:rsid w:val="00A446A6"/>
    <w:rsid w:val="00A45C92"/>
    <w:rsid w:val="00A45F3B"/>
    <w:rsid w:val="00A502F1"/>
    <w:rsid w:val="00A50B91"/>
    <w:rsid w:val="00A50ED6"/>
    <w:rsid w:val="00A5147E"/>
    <w:rsid w:val="00A51FE8"/>
    <w:rsid w:val="00A526B2"/>
    <w:rsid w:val="00A52751"/>
    <w:rsid w:val="00A5308E"/>
    <w:rsid w:val="00A5330B"/>
    <w:rsid w:val="00A5375A"/>
    <w:rsid w:val="00A53DC4"/>
    <w:rsid w:val="00A53F86"/>
    <w:rsid w:val="00A54576"/>
    <w:rsid w:val="00A567C0"/>
    <w:rsid w:val="00A5734E"/>
    <w:rsid w:val="00A575B9"/>
    <w:rsid w:val="00A57875"/>
    <w:rsid w:val="00A60B4D"/>
    <w:rsid w:val="00A60C48"/>
    <w:rsid w:val="00A610B2"/>
    <w:rsid w:val="00A611C6"/>
    <w:rsid w:val="00A612A1"/>
    <w:rsid w:val="00A613B8"/>
    <w:rsid w:val="00A616AE"/>
    <w:rsid w:val="00A61ECD"/>
    <w:rsid w:val="00A629FD"/>
    <w:rsid w:val="00A62E74"/>
    <w:rsid w:val="00A63339"/>
    <w:rsid w:val="00A64343"/>
    <w:rsid w:val="00A647EF"/>
    <w:rsid w:val="00A66949"/>
    <w:rsid w:val="00A66E45"/>
    <w:rsid w:val="00A66F65"/>
    <w:rsid w:val="00A70010"/>
    <w:rsid w:val="00A708E4"/>
    <w:rsid w:val="00A70C8B"/>
    <w:rsid w:val="00A710BD"/>
    <w:rsid w:val="00A729A8"/>
    <w:rsid w:val="00A73983"/>
    <w:rsid w:val="00A74015"/>
    <w:rsid w:val="00A74051"/>
    <w:rsid w:val="00A74322"/>
    <w:rsid w:val="00A74D9A"/>
    <w:rsid w:val="00A76499"/>
    <w:rsid w:val="00A76E18"/>
    <w:rsid w:val="00A77131"/>
    <w:rsid w:val="00A77661"/>
    <w:rsid w:val="00A801C2"/>
    <w:rsid w:val="00A80371"/>
    <w:rsid w:val="00A80657"/>
    <w:rsid w:val="00A80F37"/>
    <w:rsid w:val="00A81583"/>
    <w:rsid w:val="00A81FFC"/>
    <w:rsid w:val="00A820EC"/>
    <w:rsid w:val="00A8356E"/>
    <w:rsid w:val="00A835BD"/>
    <w:rsid w:val="00A8372E"/>
    <w:rsid w:val="00A852A8"/>
    <w:rsid w:val="00A853FD"/>
    <w:rsid w:val="00A855DC"/>
    <w:rsid w:val="00A85685"/>
    <w:rsid w:val="00A85BAE"/>
    <w:rsid w:val="00A867F5"/>
    <w:rsid w:val="00A86E51"/>
    <w:rsid w:val="00A878EF"/>
    <w:rsid w:val="00A87E76"/>
    <w:rsid w:val="00A920BD"/>
    <w:rsid w:val="00A92210"/>
    <w:rsid w:val="00A9298F"/>
    <w:rsid w:val="00A940AB"/>
    <w:rsid w:val="00A9446C"/>
    <w:rsid w:val="00A94B91"/>
    <w:rsid w:val="00A967F4"/>
    <w:rsid w:val="00A96C6D"/>
    <w:rsid w:val="00A97280"/>
    <w:rsid w:val="00A974D4"/>
    <w:rsid w:val="00A97851"/>
    <w:rsid w:val="00A97E9D"/>
    <w:rsid w:val="00AA08CD"/>
    <w:rsid w:val="00AA1082"/>
    <w:rsid w:val="00AA1A7A"/>
    <w:rsid w:val="00AA1ABC"/>
    <w:rsid w:val="00AA1F59"/>
    <w:rsid w:val="00AA2167"/>
    <w:rsid w:val="00AA2C20"/>
    <w:rsid w:val="00AA2C51"/>
    <w:rsid w:val="00AA2D20"/>
    <w:rsid w:val="00AA3915"/>
    <w:rsid w:val="00AA395A"/>
    <w:rsid w:val="00AA4795"/>
    <w:rsid w:val="00AA48DC"/>
    <w:rsid w:val="00AA4A99"/>
    <w:rsid w:val="00AA524B"/>
    <w:rsid w:val="00AA54D2"/>
    <w:rsid w:val="00AA5532"/>
    <w:rsid w:val="00AA5555"/>
    <w:rsid w:val="00AA64C8"/>
    <w:rsid w:val="00AA69EE"/>
    <w:rsid w:val="00AA7417"/>
    <w:rsid w:val="00AA7B23"/>
    <w:rsid w:val="00AA7DC9"/>
    <w:rsid w:val="00AB0419"/>
    <w:rsid w:val="00AB1F4F"/>
    <w:rsid w:val="00AB2F63"/>
    <w:rsid w:val="00AB3221"/>
    <w:rsid w:val="00AB3701"/>
    <w:rsid w:val="00AB4FDE"/>
    <w:rsid w:val="00AB65B4"/>
    <w:rsid w:val="00AB665D"/>
    <w:rsid w:val="00AB679A"/>
    <w:rsid w:val="00AB6C60"/>
    <w:rsid w:val="00AB6E8E"/>
    <w:rsid w:val="00AC0231"/>
    <w:rsid w:val="00AC0ECE"/>
    <w:rsid w:val="00AC1208"/>
    <w:rsid w:val="00AC1E2A"/>
    <w:rsid w:val="00AC2A6F"/>
    <w:rsid w:val="00AC3545"/>
    <w:rsid w:val="00AC363D"/>
    <w:rsid w:val="00AC4F13"/>
    <w:rsid w:val="00AC582A"/>
    <w:rsid w:val="00AC61CE"/>
    <w:rsid w:val="00AC6231"/>
    <w:rsid w:val="00AC6A9D"/>
    <w:rsid w:val="00AC6B61"/>
    <w:rsid w:val="00AC6FBC"/>
    <w:rsid w:val="00AC7213"/>
    <w:rsid w:val="00AC7895"/>
    <w:rsid w:val="00AD08D3"/>
    <w:rsid w:val="00AD1054"/>
    <w:rsid w:val="00AD15E6"/>
    <w:rsid w:val="00AD160B"/>
    <w:rsid w:val="00AD17AB"/>
    <w:rsid w:val="00AD17BA"/>
    <w:rsid w:val="00AD1A71"/>
    <w:rsid w:val="00AD1B4D"/>
    <w:rsid w:val="00AD2054"/>
    <w:rsid w:val="00AD23A3"/>
    <w:rsid w:val="00AD4491"/>
    <w:rsid w:val="00AD63A8"/>
    <w:rsid w:val="00AD67FC"/>
    <w:rsid w:val="00AD68F4"/>
    <w:rsid w:val="00AD7602"/>
    <w:rsid w:val="00AD7AA6"/>
    <w:rsid w:val="00AE0707"/>
    <w:rsid w:val="00AE081B"/>
    <w:rsid w:val="00AE10F8"/>
    <w:rsid w:val="00AE1673"/>
    <w:rsid w:val="00AE1D2E"/>
    <w:rsid w:val="00AE21C0"/>
    <w:rsid w:val="00AE31A5"/>
    <w:rsid w:val="00AE36B5"/>
    <w:rsid w:val="00AE37F9"/>
    <w:rsid w:val="00AE3E06"/>
    <w:rsid w:val="00AE4377"/>
    <w:rsid w:val="00AE4FF3"/>
    <w:rsid w:val="00AE621B"/>
    <w:rsid w:val="00AE6720"/>
    <w:rsid w:val="00AE7570"/>
    <w:rsid w:val="00AE7D12"/>
    <w:rsid w:val="00AF1F0F"/>
    <w:rsid w:val="00AF2CB5"/>
    <w:rsid w:val="00AF3239"/>
    <w:rsid w:val="00AF3BF3"/>
    <w:rsid w:val="00AF3D82"/>
    <w:rsid w:val="00AF3DFC"/>
    <w:rsid w:val="00AF429C"/>
    <w:rsid w:val="00AF4491"/>
    <w:rsid w:val="00AF48B5"/>
    <w:rsid w:val="00AF48E2"/>
    <w:rsid w:val="00AF4BF2"/>
    <w:rsid w:val="00AF4C27"/>
    <w:rsid w:val="00AF5019"/>
    <w:rsid w:val="00AF6335"/>
    <w:rsid w:val="00AF6B0E"/>
    <w:rsid w:val="00AF79CD"/>
    <w:rsid w:val="00AF7DF8"/>
    <w:rsid w:val="00AF7E5B"/>
    <w:rsid w:val="00B0002D"/>
    <w:rsid w:val="00B00FCA"/>
    <w:rsid w:val="00B014A1"/>
    <w:rsid w:val="00B01D10"/>
    <w:rsid w:val="00B03C37"/>
    <w:rsid w:val="00B04912"/>
    <w:rsid w:val="00B05114"/>
    <w:rsid w:val="00B0566E"/>
    <w:rsid w:val="00B05D61"/>
    <w:rsid w:val="00B069D3"/>
    <w:rsid w:val="00B069DE"/>
    <w:rsid w:val="00B06C96"/>
    <w:rsid w:val="00B07802"/>
    <w:rsid w:val="00B07F14"/>
    <w:rsid w:val="00B104D1"/>
    <w:rsid w:val="00B11313"/>
    <w:rsid w:val="00B11CD7"/>
    <w:rsid w:val="00B11F9D"/>
    <w:rsid w:val="00B12188"/>
    <w:rsid w:val="00B12DC0"/>
    <w:rsid w:val="00B13C7C"/>
    <w:rsid w:val="00B14424"/>
    <w:rsid w:val="00B144E5"/>
    <w:rsid w:val="00B1640D"/>
    <w:rsid w:val="00B16427"/>
    <w:rsid w:val="00B1662F"/>
    <w:rsid w:val="00B16C1A"/>
    <w:rsid w:val="00B179A0"/>
    <w:rsid w:val="00B17E4F"/>
    <w:rsid w:val="00B17F5C"/>
    <w:rsid w:val="00B220DF"/>
    <w:rsid w:val="00B221F1"/>
    <w:rsid w:val="00B22D1D"/>
    <w:rsid w:val="00B23282"/>
    <w:rsid w:val="00B23E11"/>
    <w:rsid w:val="00B24711"/>
    <w:rsid w:val="00B260EA"/>
    <w:rsid w:val="00B2719A"/>
    <w:rsid w:val="00B271B2"/>
    <w:rsid w:val="00B279FA"/>
    <w:rsid w:val="00B27F59"/>
    <w:rsid w:val="00B30B2A"/>
    <w:rsid w:val="00B311C6"/>
    <w:rsid w:val="00B31357"/>
    <w:rsid w:val="00B316A5"/>
    <w:rsid w:val="00B32672"/>
    <w:rsid w:val="00B32C15"/>
    <w:rsid w:val="00B32C87"/>
    <w:rsid w:val="00B3353C"/>
    <w:rsid w:val="00B33950"/>
    <w:rsid w:val="00B33965"/>
    <w:rsid w:val="00B34A60"/>
    <w:rsid w:val="00B35935"/>
    <w:rsid w:val="00B35C3A"/>
    <w:rsid w:val="00B3606B"/>
    <w:rsid w:val="00B367AB"/>
    <w:rsid w:val="00B37612"/>
    <w:rsid w:val="00B407BB"/>
    <w:rsid w:val="00B40C28"/>
    <w:rsid w:val="00B41961"/>
    <w:rsid w:val="00B41982"/>
    <w:rsid w:val="00B422C5"/>
    <w:rsid w:val="00B43186"/>
    <w:rsid w:val="00B4360B"/>
    <w:rsid w:val="00B436D8"/>
    <w:rsid w:val="00B44673"/>
    <w:rsid w:val="00B449DB"/>
    <w:rsid w:val="00B450E9"/>
    <w:rsid w:val="00B45AC6"/>
    <w:rsid w:val="00B45E7A"/>
    <w:rsid w:val="00B47649"/>
    <w:rsid w:val="00B47844"/>
    <w:rsid w:val="00B512E3"/>
    <w:rsid w:val="00B51C30"/>
    <w:rsid w:val="00B5239C"/>
    <w:rsid w:val="00B5294B"/>
    <w:rsid w:val="00B529DF"/>
    <w:rsid w:val="00B52ED5"/>
    <w:rsid w:val="00B54101"/>
    <w:rsid w:val="00B5429B"/>
    <w:rsid w:val="00B54494"/>
    <w:rsid w:val="00B55A1A"/>
    <w:rsid w:val="00B56D6E"/>
    <w:rsid w:val="00B576AB"/>
    <w:rsid w:val="00B610DD"/>
    <w:rsid w:val="00B61375"/>
    <w:rsid w:val="00B614CD"/>
    <w:rsid w:val="00B64514"/>
    <w:rsid w:val="00B6528C"/>
    <w:rsid w:val="00B66053"/>
    <w:rsid w:val="00B661BE"/>
    <w:rsid w:val="00B66979"/>
    <w:rsid w:val="00B67626"/>
    <w:rsid w:val="00B67CAF"/>
    <w:rsid w:val="00B67D9F"/>
    <w:rsid w:val="00B70DB1"/>
    <w:rsid w:val="00B71015"/>
    <w:rsid w:val="00B7172A"/>
    <w:rsid w:val="00B71986"/>
    <w:rsid w:val="00B72A9A"/>
    <w:rsid w:val="00B72D53"/>
    <w:rsid w:val="00B72FE2"/>
    <w:rsid w:val="00B7382B"/>
    <w:rsid w:val="00B75380"/>
    <w:rsid w:val="00B75983"/>
    <w:rsid w:val="00B80111"/>
    <w:rsid w:val="00B8040B"/>
    <w:rsid w:val="00B81D53"/>
    <w:rsid w:val="00B82318"/>
    <w:rsid w:val="00B8239E"/>
    <w:rsid w:val="00B82F89"/>
    <w:rsid w:val="00B836A5"/>
    <w:rsid w:val="00B83717"/>
    <w:rsid w:val="00B83964"/>
    <w:rsid w:val="00B8463C"/>
    <w:rsid w:val="00B84794"/>
    <w:rsid w:val="00B8599A"/>
    <w:rsid w:val="00B85ECD"/>
    <w:rsid w:val="00B86498"/>
    <w:rsid w:val="00B86FC0"/>
    <w:rsid w:val="00B875D7"/>
    <w:rsid w:val="00B876B3"/>
    <w:rsid w:val="00B87734"/>
    <w:rsid w:val="00B87B4D"/>
    <w:rsid w:val="00B90F14"/>
    <w:rsid w:val="00B912DC"/>
    <w:rsid w:val="00B921D0"/>
    <w:rsid w:val="00B9297F"/>
    <w:rsid w:val="00B93843"/>
    <w:rsid w:val="00B93BE1"/>
    <w:rsid w:val="00B93DD8"/>
    <w:rsid w:val="00B9411C"/>
    <w:rsid w:val="00B942A9"/>
    <w:rsid w:val="00B95DE1"/>
    <w:rsid w:val="00B95E02"/>
    <w:rsid w:val="00B9767C"/>
    <w:rsid w:val="00B979CD"/>
    <w:rsid w:val="00B97FA2"/>
    <w:rsid w:val="00BA0CFB"/>
    <w:rsid w:val="00BA0D39"/>
    <w:rsid w:val="00BA0D75"/>
    <w:rsid w:val="00BA139B"/>
    <w:rsid w:val="00BA2D32"/>
    <w:rsid w:val="00BA4D0F"/>
    <w:rsid w:val="00BA6093"/>
    <w:rsid w:val="00BA6296"/>
    <w:rsid w:val="00BA66FE"/>
    <w:rsid w:val="00BA6734"/>
    <w:rsid w:val="00BA7BBC"/>
    <w:rsid w:val="00BA7C5C"/>
    <w:rsid w:val="00BB114C"/>
    <w:rsid w:val="00BB221C"/>
    <w:rsid w:val="00BB2742"/>
    <w:rsid w:val="00BB287D"/>
    <w:rsid w:val="00BB30D4"/>
    <w:rsid w:val="00BB4115"/>
    <w:rsid w:val="00BB46AC"/>
    <w:rsid w:val="00BB596B"/>
    <w:rsid w:val="00BB5AEE"/>
    <w:rsid w:val="00BB787F"/>
    <w:rsid w:val="00BB7EB5"/>
    <w:rsid w:val="00BC013C"/>
    <w:rsid w:val="00BC034B"/>
    <w:rsid w:val="00BC0609"/>
    <w:rsid w:val="00BC0937"/>
    <w:rsid w:val="00BC0B44"/>
    <w:rsid w:val="00BC16B1"/>
    <w:rsid w:val="00BC2B5C"/>
    <w:rsid w:val="00BC402C"/>
    <w:rsid w:val="00BC40D6"/>
    <w:rsid w:val="00BC4456"/>
    <w:rsid w:val="00BC47E0"/>
    <w:rsid w:val="00BC5659"/>
    <w:rsid w:val="00BC5D12"/>
    <w:rsid w:val="00BC6CE2"/>
    <w:rsid w:val="00BC7C00"/>
    <w:rsid w:val="00BD04AB"/>
    <w:rsid w:val="00BD09FA"/>
    <w:rsid w:val="00BD2B49"/>
    <w:rsid w:val="00BD35E0"/>
    <w:rsid w:val="00BD3E24"/>
    <w:rsid w:val="00BD474C"/>
    <w:rsid w:val="00BD759B"/>
    <w:rsid w:val="00BE02ED"/>
    <w:rsid w:val="00BE044E"/>
    <w:rsid w:val="00BE0B98"/>
    <w:rsid w:val="00BE140C"/>
    <w:rsid w:val="00BE1A7C"/>
    <w:rsid w:val="00BE355E"/>
    <w:rsid w:val="00BE419D"/>
    <w:rsid w:val="00BE4518"/>
    <w:rsid w:val="00BE49B2"/>
    <w:rsid w:val="00BE4B52"/>
    <w:rsid w:val="00BE5306"/>
    <w:rsid w:val="00BE5710"/>
    <w:rsid w:val="00BE5754"/>
    <w:rsid w:val="00BE5CD1"/>
    <w:rsid w:val="00BE643B"/>
    <w:rsid w:val="00BE645A"/>
    <w:rsid w:val="00BE6560"/>
    <w:rsid w:val="00BE69DA"/>
    <w:rsid w:val="00BF0268"/>
    <w:rsid w:val="00BF06B7"/>
    <w:rsid w:val="00BF0A5E"/>
    <w:rsid w:val="00BF0E49"/>
    <w:rsid w:val="00BF0F75"/>
    <w:rsid w:val="00BF17AB"/>
    <w:rsid w:val="00BF2242"/>
    <w:rsid w:val="00BF2BA3"/>
    <w:rsid w:val="00BF37B9"/>
    <w:rsid w:val="00BF39BD"/>
    <w:rsid w:val="00BF41A4"/>
    <w:rsid w:val="00BF4AD0"/>
    <w:rsid w:val="00BF4CB5"/>
    <w:rsid w:val="00BF5AF9"/>
    <w:rsid w:val="00BF62E1"/>
    <w:rsid w:val="00BF6E7E"/>
    <w:rsid w:val="00BF7278"/>
    <w:rsid w:val="00BF7448"/>
    <w:rsid w:val="00BF7A72"/>
    <w:rsid w:val="00C00719"/>
    <w:rsid w:val="00C00C12"/>
    <w:rsid w:val="00C01F3A"/>
    <w:rsid w:val="00C03DAA"/>
    <w:rsid w:val="00C04E4D"/>
    <w:rsid w:val="00C0525F"/>
    <w:rsid w:val="00C059E6"/>
    <w:rsid w:val="00C05CC3"/>
    <w:rsid w:val="00C067A6"/>
    <w:rsid w:val="00C07C37"/>
    <w:rsid w:val="00C07E89"/>
    <w:rsid w:val="00C10738"/>
    <w:rsid w:val="00C10947"/>
    <w:rsid w:val="00C11253"/>
    <w:rsid w:val="00C1152E"/>
    <w:rsid w:val="00C1227E"/>
    <w:rsid w:val="00C13937"/>
    <w:rsid w:val="00C148C9"/>
    <w:rsid w:val="00C15850"/>
    <w:rsid w:val="00C15C7A"/>
    <w:rsid w:val="00C16542"/>
    <w:rsid w:val="00C166CB"/>
    <w:rsid w:val="00C1674D"/>
    <w:rsid w:val="00C1717E"/>
    <w:rsid w:val="00C1783B"/>
    <w:rsid w:val="00C17EBE"/>
    <w:rsid w:val="00C2012E"/>
    <w:rsid w:val="00C2021D"/>
    <w:rsid w:val="00C21228"/>
    <w:rsid w:val="00C21DE4"/>
    <w:rsid w:val="00C22CF5"/>
    <w:rsid w:val="00C22F37"/>
    <w:rsid w:val="00C2388E"/>
    <w:rsid w:val="00C251F9"/>
    <w:rsid w:val="00C25F7E"/>
    <w:rsid w:val="00C262DD"/>
    <w:rsid w:val="00C26E31"/>
    <w:rsid w:val="00C273D0"/>
    <w:rsid w:val="00C310C3"/>
    <w:rsid w:val="00C31578"/>
    <w:rsid w:val="00C31AAC"/>
    <w:rsid w:val="00C32E45"/>
    <w:rsid w:val="00C33396"/>
    <w:rsid w:val="00C33879"/>
    <w:rsid w:val="00C33881"/>
    <w:rsid w:val="00C34024"/>
    <w:rsid w:val="00C34B1D"/>
    <w:rsid w:val="00C35587"/>
    <w:rsid w:val="00C35AA0"/>
    <w:rsid w:val="00C368DE"/>
    <w:rsid w:val="00C36E64"/>
    <w:rsid w:val="00C37C99"/>
    <w:rsid w:val="00C37CC1"/>
    <w:rsid w:val="00C37E33"/>
    <w:rsid w:val="00C4035E"/>
    <w:rsid w:val="00C41A20"/>
    <w:rsid w:val="00C41B86"/>
    <w:rsid w:val="00C42822"/>
    <w:rsid w:val="00C42954"/>
    <w:rsid w:val="00C43533"/>
    <w:rsid w:val="00C4384E"/>
    <w:rsid w:val="00C43BA7"/>
    <w:rsid w:val="00C43FBD"/>
    <w:rsid w:val="00C441C1"/>
    <w:rsid w:val="00C44A16"/>
    <w:rsid w:val="00C44E0B"/>
    <w:rsid w:val="00C45235"/>
    <w:rsid w:val="00C45308"/>
    <w:rsid w:val="00C454F5"/>
    <w:rsid w:val="00C4580B"/>
    <w:rsid w:val="00C45B50"/>
    <w:rsid w:val="00C469A3"/>
    <w:rsid w:val="00C46A58"/>
    <w:rsid w:val="00C473D6"/>
    <w:rsid w:val="00C47B86"/>
    <w:rsid w:val="00C50815"/>
    <w:rsid w:val="00C51FEB"/>
    <w:rsid w:val="00C5211C"/>
    <w:rsid w:val="00C5479D"/>
    <w:rsid w:val="00C54BB8"/>
    <w:rsid w:val="00C5687F"/>
    <w:rsid w:val="00C571D3"/>
    <w:rsid w:val="00C5730C"/>
    <w:rsid w:val="00C57CBC"/>
    <w:rsid w:val="00C57E8D"/>
    <w:rsid w:val="00C60094"/>
    <w:rsid w:val="00C606E2"/>
    <w:rsid w:val="00C606F2"/>
    <w:rsid w:val="00C607DC"/>
    <w:rsid w:val="00C60C86"/>
    <w:rsid w:val="00C60FFB"/>
    <w:rsid w:val="00C6180E"/>
    <w:rsid w:val="00C61D8F"/>
    <w:rsid w:val="00C62F1D"/>
    <w:rsid w:val="00C63BC3"/>
    <w:rsid w:val="00C63BF3"/>
    <w:rsid w:val="00C6418A"/>
    <w:rsid w:val="00C64530"/>
    <w:rsid w:val="00C64F68"/>
    <w:rsid w:val="00C656E7"/>
    <w:rsid w:val="00C669E4"/>
    <w:rsid w:val="00C66C97"/>
    <w:rsid w:val="00C70273"/>
    <w:rsid w:val="00C702D9"/>
    <w:rsid w:val="00C71417"/>
    <w:rsid w:val="00C71CC5"/>
    <w:rsid w:val="00C7219E"/>
    <w:rsid w:val="00C72AFC"/>
    <w:rsid w:val="00C72CAF"/>
    <w:rsid w:val="00C72FEF"/>
    <w:rsid w:val="00C7360E"/>
    <w:rsid w:val="00C73F0E"/>
    <w:rsid w:val="00C742FB"/>
    <w:rsid w:val="00C74D92"/>
    <w:rsid w:val="00C75B16"/>
    <w:rsid w:val="00C763FB"/>
    <w:rsid w:val="00C7709D"/>
    <w:rsid w:val="00C802C8"/>
    <w:rsid w:val="00C80F59"/>
    <w:rsid w:val="00C81396"/>
    <w:rsid w:val="00C81459"/>
    <w:rsid w:val="00C81DA4"/>
    <w:rsid w:val="00C8265C"/>
    <w:rsid w:val="00C82B07"/>
    <w:rsid w:val="00C85307"/>
    <w:rsid w:val="00C865C4"/>
    <w:rsid w:val="00C865E2"/>
    <w:rsid w:val="00C87AE4"/>
    <w:rsid w:val="00C87F29"/>
    <w:rsid w:val="00C902E3"/>
    <w:rsid w:val="00C9135E"/>
    <w:rsid w:val="00C9206F"/>
    <w:rsid w:val="00C9229D"/>
    <w:rsid w:val="00C923CF"/>
    <w:rsid w:val="00C93429"/>
    <w:rsid w:val="00C938D2"/>
    <w:rsid w:val="00C944DF"/>
    <w:rsid w:val="00C9483E"/>
    <w:rsid w:val="00C960A8"/>
    <w:rsid w:val="00C965AB"/>
    <w:rsid w:val="00C96BBD"/>
    <w:rsid w:val="00C96D00"/>
    <w:rsid w:val="00C97623"/>
    <w:rsid w:val="00C97700"/>
    <w:rsid w:val="00C977C4"/>
    <w:rsid w:val="00CA08E5"/>
    <w:rsid w:val="00CA0911"/>
    <w:rsid w:val="00CA18C4"/>
    <w:rsid w:val="00CA1F1F"/>
    <w:rsid w:val="00CA22EE"/>
    <w:rsid w:val="00CA2826"/>
    <w:rsid w:val="00CA392F"/>
    <w:rsid w:val="00CA3F38"/>
    <w:rsid w:val="00CA4977"/>
    <w:rsid w:val="00CA5520"/>
    <w:rsid w:val="00CA698C"/>
    <w:rsid w:val="00CA6AE1"/>
    <w:rsid w:val="00CA7A2A"/>
    <w:rsid w:val="00CA7AFC"/>
    <w:rsid w:val="00CB098D"/>
    <w:rsid w:val="00CB2630"/>
    <w:rsid w:val="00CB2E70"/>
    <w:rsid w:val="00CB2FF0"/>
    <w:rsid w:val="00CB34D1"/>
    <w:rsid w:val="00CB4AE5"/>
    <w:rsid w:val="00CB5023"/>
    <w:rsid w:val="00CB5465"/>
    <w:rsid w:val="00CB61B9"/>
    <w:rsid w:val="00CB6E48"/>
    <w:rsid w:val="00CB7C4E"/>
    <w:rsid w:val="00CB7FDF"/>
    <w:rsid w:val="00CC0277"/>
    <w:rsid w:val="00CC1D28"/>
    <w:rsid w:val="00CC242A"/>
    <w:rsid w:val="00CC2714"/>
    <w:rsid w:val="00CC29D3"/>
    <w:rsid w:val="00CC388C"/>
    <w:rsid w:val="00CC3C07"/>
    <w:rsid w:val="00CC476C"/>
    <w:rsid w:val="00CC504E"/>
    <w:rsid w:val="00CC557B"/>
    <w:rsid w:val="00CC574C"/>
    <w:rsid w:val="00CC7281"/>
    <w:rsid w:val="00CC7B83"/>
    <w:rsid w:val="00CD0559"/>
    <w:rsid w:val="00CD1C42"/>
    <w:rsid w:val="00CD1CF4"/>
    <w:rsid w:val="00CD202C"/>
    <w:rsid w:val="00CD209C"/>
    <w:rsid w:val="00CD2EBD"/>
    <w:rsid w:val="00CD3A95"/>
    <w:rsid w:val="00CD3AAB"/>
    <w:rsid w:val="00CD5D45"/>
    <w:rsid w:val="00CD62F5"/>
    <w:rsid w:val="00CD6410"/>
    <w:rsid w:val="00CE1F48"/>
    <w:rsid w:val="00CE2381"/>
    <w:rsid w:val="00CE2BAE"/>
    <w:rsid w:val="00CE2DA6"/>
    <w:rsid w:val="00CE39A3"/>
    <w:rsid w:val="00CE4744"/>
    <w:rsid w:val="00CE4DE1"/>
    <w:rsid w:val="00CE4FBA"/>
    <w:rsid w:val="00CE51B5"/>
    <w:rsid w:val="00CE5215"/>
    <w:rsid w:val="00CE570D"/>
    <w:rsid w:val="00CE5A5E"/>
    <w:rsid w:val="00CE6445"/>
    <w:rsid w:val="00CE6B7F"/>
    <w:rsid w:val="00CE7BB5"/>
    <w:rsid w:val="00CF0654"/>
    <w:rsid w:val="00CF06AD"/>
    <w:rsid w:val="00CF08F7"/>
    <w:rsid w:val="00CF12D4"/>
    <w:rsid w:val="00CF1DE6"/>
    <w:rsid w:val="00CF2B48"/>
    <w:rsid w:val="00CF7753"/>
    <w:rsid w:val="00D00047"/>
    <w:rsid w:val="00D00D79"/>
    <w:rsid w:val="00D01187"/>
    <w:rsid w:val="00D0157D"/>
    <w:rsid w:val="00D038FA"/>
    <w:rsid w:val="00D048B7"/>
    <w:rsid w:val="00D04A71"/>
    <w:rsid w:val="00D05CAE"/>
    <w:rsid w:val="00D05E9C"/>
    <w:rsid w:val="00D0617B"/>
    <w:rsid w:val="00D06E5B"/>
    <w:rsid w:val="00D07871"/>
    <w:rsid w:val="00D07BD9"/>
    <w:rsid w:val="00D1046F"/>
    <w:rsid w:val="00D11010"/>
    <w:rsid w:val="00D11694"/>
    <w:rsid w:val="00D117B7"/>
    <w:rsid w:val="00D11B29"/>
    <w:rsid w:val="00D11E0A"/>
    <w:rsid w:val="00D11FB2"/>
    <w:rsid w:val="00D126BC"/>
    <w:rsid w:val="00D13221"/>
    <w:rsid w:val="00D134F1"/>
    <w:rsid w:val="00D13A29"/>
    <w:rsid w:val="00D13F42"/>
    <w:rsid w:val="00D14A1D"/>
    <w:rsid w:val="00D159C2"/>
    <w:rsid w:val="00D15A08"/>
    <w:rsid w:val="00D16897"/>
    <w:rsid w:val="00D1724B"/>
    <w:rsid w:val="00D177DF"/>
    <w:rsid w:val="00D202CF"/>
    <w:rsid w:val="00D20959"/>
    <w:rsid w:val="00D20DF0"/>
    <w:rsid w:val="00D22E3C"/>
    <w:rsid w:val="00D247BC"/>
    <w:rsid w:val="00D24BDA"/>
    <w:rsid w:val="00D256A9"/>
    <w:rsid w:val="00D25AF9"/>
    <w:rsid w:val="00D260E2"/>
    <w:rsid w:val="00D262B0"/>
    <w:rsid w:val="00D26FD4"/>
    <w:rsid w:val="00D2775A"/>
    <w:rsid w:val="00D30037"/>
    <w:rsid w:val="00D309B3"/>
    <w:rsid w:val="00D31225"/>
    <w:rsid w:val="00D326EA"/>
    <w:rsid w:val="00D32966"/>
    <w:rsid w:val="00D33707"/>
    <w:rsid w:val="00D33B8A"/>
    <w:rsid w:val="00D33C7D"/>
    <w:rsid w:val="00D341A4"/>
    <w:rsid w:val="00D341BB"/>
    <w:rsid w:val="00D34361"/>
    <w:rsid w:val="00D34C99"/>
    <w:rsid w:val="00D355C9"/>
    <w:rsid w:val="00D35692"/>
    <w:rsid w:val="00D35CCC"/>
    <w:rsid w:val="00D36FAD"/>
    <w:rsid w:val="00D372B9"/>
    <w:rsid w:val="00D37312"/>
    <w:rsid w:val="00D37F4A"/>
    <w:rsid w:val="00D403F3"/>
    <w:rsid w:val="00D40574"/>
    <w:rsid w:val="00D40EA1"/>
    <w:rsid w:val="00D42ADB"/>
    <w:rsid w:val="00D430E8"/>
    <w:rsid w:val="00D4326B"/>
    <w:rsid w:val="00D436DE"/>
    <w:rsid w:val="00D43DD4"/>
    <w:rsid w:val="00D44989"/>
    <w:rsid w:val="00D449B2"/>
    <w:rsid w:val="00D44D89"/>
    <w:rsid w:val="00D45147"/>
    <w:rsid w:val="00D45A66"/>
    <w:rsid w:val="00D4690F"/>
    <w:rsid w:val="00D47B7B"/>
    <w:rsid w:val="00D52191"/>
    <w:rsid w:val="00D5340D"/>
    <w:rsid w:val="00D54854"/>
    <w:rsid w:val="00D54898"/>
    <w:rsid w:val="00D55D72"/>
    <w:rsid w:val="00D567ED"/>
    <w:rsid w:val="00D569B5"/>
    <w:rsid w:val="00D579BC"/>
    <w:rsid w:val="00D60803"/>
    <w:rsid w:val="00D608A3"/>
    <w:rsid w:val="00D60EFF"/>
    <w:rsid w:val="00D625BD"/>
    <w:rsid w:val="00D62A8C"/>
    <w:rsid w:val="00D62F64"/>
    <w:rsid w:val="00D64B7D"/>
    <w:rsid w:val="00D70729"/>
    <w:rsid w:val="00D715FC"/>
    <w:rsid w:val="00D72770"/>
    <w:rsid w:val="00D72E77"/>
    <w:rsid w:val="00D73C25"/>
    <w:rsid w:val="00D73D22"/>
    <w:rsid w:val="00D73FC9"/>
    <w:rsid w:val="00D74994"/>
    <w:rsid w:val="00D75E85"/>
    <w:rsid w:val="00D769DB"/>
    <w:rsid w:val="00D76C52"/>
    <w:rsid w:val="00D76C72"/>
    <w:rsid w:val="00D779DD"/>
    <w:rsid w:val="00D77FDF"/>
    <w:rsid w:val="00D803A6"/>
    <w:rsid w:val="00D80EB0"/>
    <w:rsid w:val="00D823FD"/>
    <w:rsid w:val="00D8271D"/>
    <w:rsid w:val="00D82D21"/>
    <w:rsid w:val="00D83BE6"/>
    <w:rsid w:val="00D84378"/>
    <w:rsid w:val="00D845FE"/>
    <w:rsid w:val="00D84B8D"/>
    <w:rsid w:val="00D84F72"/>
    <w:rsid w:val="00D85AF6"/>
    <w:rsid w:val="00D872BB"/>
    <w:rsid w:val="00D87923"/>
    <w:rsid w:val="00D87DBB"/>
    <w:rsid w:val="00D87EBE"/>
    <w:rsid w:val="00D9005C"/>
    <w:rsid w:val="00D9045C"/>
    <w:rsid w:val="00D91DF3"/>
    <w:rsid w:val="00D91EC6"/>
    <w:rsid w:val="00D92CD3"/>
    <w:rsid w:val="00D9369A"/>
    <w:rsid w:val="00D940D1"/>
    <w:rsid w:val="00D94780"/>
    <w:rsid w:val="00D95326"/>
    <w:rsid w:val="00D95600"/>
    <w:rsid w:val="00D9591B"/>
    <w:rsid w:val="00D95AA2"/>
    <w:rsid w:val="00D96443"/>
    <w:rsid w:val="00D9651E"/>
    <w:rsid w:val="00D97D2F"/>
    <w:rsid w:val="00DA0592"/>
    <w:rsid w:val="00DA1082"/>
    <w:rsid w:val="00DA1150"/>
    <w:rsid w:val="00DA1C75"/>
    <w:rsid w:val="00DA1FBE"/>
    <w:rsid w:val="00DA2E57"/>
    <w:rsid w:val="00DA3A5E"/>
    <w:rsid w:val="00DA4026"/>
    <w:rsid w:val="00DA42AA"/>
    <w:rsid w:val="00DA4310"/>
    <w:rsid w:val="00DA45D4"/>
    <w:rsid w:val="00DA466A"/>
    <w:rsid w:val="00DA4958"/>
    <w:rsid w:val="00DA4BFE"/>
    <w:rsid w:val="00DA56E0"/>
    <w:rsid w:val="00DA596A"/>
    <w:rsid w:val="00DA5DD6"/>
    <w:rsid w:val="00DA5F65"/>
    <w:rsid w:val="00DA606D"/>
    <w:rsid w:val="00DA6DF5"/>
    <w:rsid w:val="00DA714D"/>
    <w:rsid w:val="00DB04CE"/>
    <w:rsid w:val="00DB0DD2"/>
    <w:rsid w:val="00DB116B"/>
    <w:rsid w:val="00DB121C"/>
    <w:rsid w:val="00DB15ED"/>
    <w:rsid w:val="00DB1AB1"/>
    <w:rsid w:val="00DB3486"/>
    <w:rsid w:val="00DB3492"/>
    <w:rsid w:val="00DB4859"/>
    <w:rsid w:val="00DB48FB"/>
    <w:rsid w:val="00DB5628"/>
    <w:rsid w:val="00DB5E66"/>
    <w:rsid w:val="00DB6F1C"/>
    <w:rsid w:val="00DB747B"/>
    <w:rsid w:val="00DB7C41"/>
    <w:rsid w:val="00DC0045"/>
    <w:rsid w:val="00DC2872"/>
    <w:rsid w:val="00DC3261"/>
    <w:rsid w:val="00DC42C0"/>
    <w:rsid w:val="00DC45FF"/>
    <w:rsid w:val="00DC496A"/>
    <w:rsid w:val="00DC50F9"/>
    <w:rsid w:val="00DC6938"/>
    <w:rsid w:val="00DC6F60"/>
    <w:rsid w:val="00DC70D3"/>
    <w:rsid w:val="00DC731A"/>
    <w:rsid w:val="00DC74A1"/>
    <w:rsid w:val="00DC7574"/>
    <w:rsid w:val="00DD062E"/>
    <w:rsid w:val="00DD06F5"/>
    <w:rsid w:val="00DD0768"/>
    <w:rsid w:val="00DD143F"/>
    <w:rsid w:val="00DD1726"/>
    <w:rsid w:val="00DD1A4E"/>
    <w:rsid w:val="00DD1CCF"/>
    <w:rsid w:val="00DD2591"/>
    <w:rsid w:val="00DD27CC"/>
    <w:rsid w:val="00DD3DB7"/>
    <w:rsid w:val="00DD4078"/>
    <w:rsid w:val="00DD47CE"/>
    <w:rsid w:val="00DD61FE"/>
    <w:rsid w:val="00DD721F"/>
    <w:rsid w:val="00DD77A2"/>
    <w:rsid w:val="00DD7E08"/>
    <w:rsid w:val="00DE068A"/>
    <w:rsid w:val="00DE0BDC"/>
    <w:rsid w:val="00DE21AD"/>
    <w:rsid w:val="00DE25D1"/>
    <w:rsid w:val="00DE2970"/>
    <w:rsid w:val="00DE2CF6"/>
    <w:rsid w:val="00DE50C0"/>
    <w:rsid w:val="00DE5182"/>
    <w:rsid w:val="00DE5494"/>
    <w:rsid w:val="00DE550A"/>
    <w:rsid w:val="00DE5820"/>
    <w:rsid w:val="00DE5CB5"/>
    <w:rsid w:val="00DE6121"/>
    <w:rsid w:val="00DE63C8"/>
    <w:rsid w:val="00DE6858"/>
    <w:rsid w:val="00DE772E"/>
    <w:rsid w:val="00DE779D"/>
    <w:rsid w:val="00DE7D05"/>
    <w:rsid w:val="00DE7E86"/>
    <w:rsid w:val="00DE7EB8"/>
    <w:rsid w:val="00DF0388"/>
    <w:rsid w:val="00DF11C5"/>
    <w:rsid w:val="00DF13CA"/>
    <w:rsid w:val="00DF1F65"/>
    <w:rsid w:val="00DF21FA"/>
    <w:rsid w:val="00DF3FC8"/>
    <w:rsid w:val="00DF54C7"/>
    <w:rsid w:val="00DF72D8"/>
    <w:rsid w:val="00DF7988"/>
    <w:rsid w:val="00DF7D1E"/>
    <w:rsid w:val="00E0044D"/>
    <w:rsid w:val="00E00A6C"/>
    <w:rsid w:val="00E01BC7"/>
    <w:rsid w:val="00E01EA2"/>
    <w:rsid w:val="00E0210B"/>
    <w:rsid w:val="00E02185"/>
    <w:rsid w:val="00E03653"/>
    <w:rsid w:val="00E03764"/>
    <w:rsid w:val="00E03D7E"/>
    <w:rsid w:val="00E03EBD"/>
    <w:rsid w:val="00E04794"/>
    <w:rsid w:val="00E059D4"/>
    <w:rsid w:val="00E05CC3"/>
    <w:rsid w:val="00E05EA8"/>
    <w:rsid w:val="00E06114"/>
    <w:rsid w:val="00E06CC2"/>
    <w:rsid w:val="00E06EE0"/>
    <w:rsid w:val="00E070AC"/>
    <w:rsid w:val="00E0714B"/>
    <w:rsid w:val="00E0790D"/>
    <w:rsid w:val="00E1067A"/>
    <w:rsid w:val="00E1089B"/>
    <w:rsid w:val="00E108D7"/>
    <w:rsid w:val="00E10BEA"/>
    <w:rsid w:val="00E11277"/>
    <w:rsid w:val="00E11294"/>
    <w:rsid w:val="00E11ED6"/>
    <w:rsid w:val="00E142FD"/>
    <w:rsid w:val="00E1477A"/>
    <w:rsid w:val="00E14C9F"/>
    <w:rsid w:val="00E14EFF"/>
    <w:rsid w:val="00E15F35"/>
    <w:rsid w:val="00E206FD"/>
    <w:rsid w:val="00E20C40"/>
    <w:rsid w:val="00E211A0"/>
    <w:rsid w:val="00E214A9"/>
    <w:rsid w:val="00E21EA1"/>
    <w:rsid w:val="00E224A3"/>
    <w:rsid w:val="00E2292F"/>
    <w:rsid w:val="00E22DAA"/>
    <w:rsid w:val="00E22EFE"/>
    <w:rsid w:val="00E235BF"/>
    <w:rsid w:val="00E24517"/>
    <w:rsid w:val="00E24AD4"/>
    <w:rsid w:val="00E2610F"/>
    <w:rsid w:val="00E26EBA"/>
    <w:rsid w:val="00E26FB0"/>
    <w:rsid w:val="00E27A19"/>
    <w:rsid w:val="00E27AA9"/>
    <w:rsid w:val="00E27F78"/>
    <w:rsid w:val="00E307E7"/>
    <w:rsid w:val="00E30825"/>
    <w:rsid w:val="00E30B87"/>
    <w:rsid w:val="00E31714"/>
    <w:rsid w:val="00E319D8"/>
    <w:rsid w:val="00E32729"/>
    <w:rsid w:val="00E32C0D"/>
    <w:rsid w:val="00E334C9"/>
    <w:rsid w:val="00E34B1E"/>
    <w:rsid w:val="00E34E12"/>
    <w:rsid w:val="00E35566"/>
    <w:rsid w:val="00E35E5C"/>
    <w:rsid w:val="00E36181"/>
    <w:rsid w:val="00E36475"/>
    <w:rsid w:val="00E36BC1"/>
    <w:rsid w:val="00E3702A"/>
    <w:rsid w:val="00E37554"/>
    <w:rsid w:val="00E37602"/>
    <w:rsid w:val="00E37ACF"/>
    <w:rsid w:val="00E37D0C"/>
    <w:rsid w:val="00E37E04"/>
    <w:rsid w:val="00E41D17"/>
    <w:rsid w:val="00E430A6"/>
    <w:rsid w:val="00E44579"/>
    <w:rsid w:val="00E447F4"/>
    <w:rsid w:val="00E451BF"/>
    <w:rsid w:val="00E45909"/>
    <w:rsid w:val="00E467A1"/>
    <w:rsid w:val="00E47248"/>
    <w:rsid w:val="00E47C0B"/>
    <w:rsid w:val="00E47D39"/>
    <w:rsid w:val="00E502B2"/>
    <w:rsid w:val="00E5096A"/>
    <w:rsid w:val="00E51017"/>
    <w:rsid w:val="00E5176D"/>
    <w:rsid w:val="00E51803"/>
    <w:rsid w:val="00E531FF"/>
    <w:rsid w:val="00E5322D"/>
    <w:rsid w:val="00E53AB9"/>
    <w:rsid w:val="00E53B4C"/>
    <w:rsid w:val="00E53D8E"/>
    <w:rsid w:val="00E5519A"/>
    <w:rsid w:val="00E55795"/>
    <w:rsid w:val="00E56D48"/>
    <w:rsid w:val="00E62135"/>
    <w:rsid w:val="00E6265B"/>
    <w:rsid w:val="00E6315E"/>
    <w:rsid w:val="00E63846"/>
    <w:rsid w:val="00E640C4"/>
    <w:rsid w:val="00E644F8"/>
    <w:rsid w:val="00E6554D"/>
    <w:rsid w:val="00E66964"/>
    <w:rsid w:val="00E67450"/>
    <w:rsid w:val="00E70F26"/>
    <w:rsid w:val="00E712B7"/>
    <w:rsid w:val="00E713E7"/>
    <w:rsid w:val="00E72FF9"/>
    <w:rsid w:val="00E73511"/>
    <w:rsid w:val="00E75825"/>
    <w:rsid w:val="00E76000"/>
    <w:rsid w:val="00E762EC"/>
    <w:rsid w:val="00E76751"/>
    <w:rsid w:val="00E76B9F"/>
    <w:rsid w:val="00E7730F"/>
    <w:rsid w:val="00E7754F"/>
    <w:rsid w:val="00E80DAB"/>
    <w:rsid w:val="00E80EF1"/>
    <w:rsid w:val="00E812D2"/>
    <w:rsid w:val="00E81C97"/>
    <w:rsid w:val="00E836B7"/>
    <w:rsid w:val="00E83978"/>
    <w:rsid w:val="00E83E67"/>
    <w:rsid w:val="00E84E7E"/>
    <w:rsid w:val="00E85203"/>
    <w:rsid w:val="00E85536"/>
    <w:rsid w:val="00E85EDF"/>
    <w:rsid w:val="00E87635"/>
    <w:rsid w:val="00E901F3"/>
    <w:rsid w:val="00E92542"/>
    <w:rsid w:val="00E92FE2"/>
    <w:rsid w:val="00E934B9"/>
    <w:rsid w:val="00E93610"/>
    <w:rsid w:val="00E946B8"/>
    <w:rsid w:val="00E94B68"/>
    <w:rsid w:val="00E94C3D"/>
    <w:rsid w:val="00E94C9C"/>
    <w:rsid w:val="00E95F07"/>
    <w:rsid w:val="00E975E6"/>
    <w:rsid w:val="00E97A0B"/>
    <w:rsid w:val="00EA104C"/>
    <w:rsid w:val="00EA247E"/>
    <w:rsid w:val="00EA352F"/>
    <w:rsid w:val="00EA3BF8"/>
    <w:rsid w:val="00EA44F5"/>
    <w:rsid w:val="00EA513D"/>
    <w:rsid w:val="00EA6175"/>
    <w:rsid w:val="00EA6B5B"/>
    <w:rsid w:val="00EA7697"/>
    <w:rsid w:val="00EB0238"/>
    <w:rsid w:val="00EB0710"/>
    <w:rsid w:val="00EB0C7E"/>
    <w:rsid w:val="00EB1A91"/>
    <w:rsid w:val="00EB1CD2"/>
    <w:rsid w:val="00EB2734"/>
    <w:rsid w:val="00EB3C12"/>
    <w:rsid w:val="00EB4414"/>
    <w:rsid w:val="00EB4A5E"/>
    <w:rsid w:val="00EB688B"/>
    <w:rsid w:val="00EB6F96"/>
    <w:rsid w:val="00EB798A"/>
    <w:rsid w:val="00EB7BFD"/>
    <w:rsid w:val="00EC0E5A"/>
    <w:rsid w:val="00EC1883"/>
    <w:rsid w:val="00EC1DEC"/>
    <w:rsid w:val="00EC1FE1"/>
    <w:rsid w:val="00EC296B"/>
    <w:rsid w:val="00EC303D"/>
    <w:rsid w:val="00EC424D"/>
    <w:rsid w:val="00EC4274"/>
    <w:rsid w:val="00EC57C3"/>
    <w:rsid w:val="00EC594A"/>
    <w:rsid w:val="00EC5E4E"/>
    <w:rsid w:val="00EC5F0B"/>
    <w:rsid w:val="00EC6023"/>
    <w:rsid w:val="00EC6579"/>
    <w:rsid w:val="00EC743B"/>
    <w:rsid w:val="00EC75CA"/>
    <w:rsid w:val="00EC778D"/>
    <w:rsid w:val="00ED0819"/>
    <w:rsid w:val="00ED0BD9"/>
    <w:rsid w:val="00ED0F95"/>
    <w:rsid w:val="00ED0FD2"/>
    <w:rsid w:val="00ED1590"/>
    <w:rsid w:val="00ED16D2"/>
    <w:rsid w:val="00ED296C"/>
    <w:rsid w:val="00ED29EB"/>
    <w:rsid w:val="00ED2FEB"/>
    <w:rsid w:val="00ED3BC2"/>
    <w:rsid w:val="00ED4947"/>
    <w:rsid w:val="00ED499C"/>
    <w:rsid w:val="00ED4F2C"/>
    <w:rsid w:val="00ED50C4"/>
    <w:rsid w:val="00ED571F"/>
    <w:rsid w:val="00ED59C2"/>
    <w:rsid w:val="00ED66D8"/>
    <w:rsid w:val="00ED7A1C"/>
    <w:rsid w:val="00ED7D8C"/>
    <w:rsid w:val="00EE0300"/>
    <w:rsid w:val="00EE03B5"/>
    <w:rsid w:val="00EE0D6D"/>
    <w:rsid w:val="00EE1439"/>
    <w:rsid w:val="00EE1E1E"/>
    <w:rsid w:val="00EE1F8F"/>
    <w:rsid w:val="00EE1FCC"/>
    <w:rsid w:val="00EE2422"/>
    <w:rsid w:val="00EE2C08"/>
    <w:rsid w:val="00EE3307"/>
    <w:rsid w:val="00EE39BE"/>
    <w:rsid w:val="00EE43A2"/>
    <w:rsid w:val="00EE4979"/>
    <w:rsid w:val="00EE50A3"/>
    <w:rsid w:val="00EE5299"/>
    <w:rsid w:val="00EE539C"/>
    <w:rsid w:val="00EE670E"/>
    <w:rsid w:val="00EE6E85"/>
    <w:rsid w:val="00EE7672"/>
    <w:rsid w:val="00EE7877"/>
    <w:rsid w:val="00EF0123"/>
    <w:rsid w:val="00EF1E67"/>
    <w:rsid w:val="00EF20B2"/>
    <w:rsid w:val="00EF36B1"/>
    <w:rsid w:val="00EF4972"/>
    <w:rsid w:val="00EF54BC"/>
    <w:rsid w:val="00EF566C"/>
    <w:rsid w:val="00EF5C12"/>
    <w:rsid w:val="00EF63A7"/>
    <w:rsid w:val="00F002E0"/>
    <w:rsid w:val="00F00704"/>
    <w:rsid w:val="00F01507"/>
    <w:rsid w:val="00F017CB"/>
    <w:rsid w:val="00F01D26"/>
    <w:rsid w:val="00F01F61"/>
    <w:rsid w:val="00F02195"/>
    <w:rsid w:val="00F026CD"/>
    <w:rsid w:val="00F02B33"/>
    <w:rsid w:val="00F037A9"/>
    <w:rsid w:val="00F05930"/>
    <w:rsid w:val="00F06CD1"/>
    <w:rsid w:val="00F07EF6"/>
    <w:rsid w:val="00F10998"/>
    <w:rsid w:val="00F10D52"/>
    <w:rsid w:val="00F11739"/>
    <w:rsid w:val="00F117DF"/>
    <w:rsid w:val="00F12CE5"/>
    <w:rsid w:val="00F12D55"/>
    <w:rsid w:val="00F146AF"/>
    <w:rsid w:val="00F15CA1"/>
    <w:rsid w:val="00F1670E"/>
    <w:rsid w:val="00F171FB"/>
    <w:rsid w:val="00F2043D"/>
    <w:rsid w:val="00F206D0"/>
    <w:rsid w:val="00F2113C"/>
    <w:rsid w:val="00F2165A"/>
    <w:rsid w:val="00F22C0A"/>
    <w:rsid w:val="00F2384C"/>
    <w:rsid w:val="00F24414"/>
    <w:rsid w:val="00F25086"/>
    <w:rsid w:val="00F25405"/>
    <w:rsid w:val="00F25710"/>
    <w:rsid w:val="00F2622B"/>
    <w:rsid w:val="00F2782F"/>
    <w:rsid w:val="00F27DDF"/>
    <w:rsid w:val="00F30885"/>
    <w:rsid w:val="00F30B60"/>
    <w:rsid w:val="00F32397"/>
    <w:rsid w:val="00F325E8"/>
    <w:rsid w:val="00F3268E"/>
    <w:rsid w:val="00F32B47"/>
    <w:rsid w:val="00F32D41"/>
    <w:rsid w:val="00F349CF"/>
    <w:rsid w:val="00F349FD"/>
    <w:rsid w:val="00F34FEA"/>
    <w:rsid w:val="00F355DB"/>
    <w:rsid w:val="00F3581E"/>
    <w:rsid w:val="00F358B3"/>
    <w:rsid w:val="00F359BF"/>
    <w:rsid w:val="00F35B9C"/>
    <w:rsid w:val="00F360A7"/>
    <w:rsid w:val="00F364E7"/>
    <w:rsid w:val="00F37873"/>
    <w:rsid w:val="00F40827"/>
    <w:rsid w:val="00F41415"/>
    <w:rsid w:val="00F419DC"/>
    <w:rsid w:val="00F4316B"/>
    <w:rsid w:val="00F447B0"/>
    <w:rsid w:val="00F45872"/>
    <w:rsid w:val="00F458AD"/>
    <w:rsid w:val="00F459F6"/>
    <w:rsid w:val="00F47903"/>
    <w:rsid w:val="00F479B8"/>
    <w:rsid w:val="00F47D3A"/>
    <w:rsid w:val="00F50604"/>
    <w:rsid w:val="00F506F8"/>
    <w:rsid w:val="00F5078A"/>
    <w:rsid w:val="00F509A9"/>
    <w:rsid w:val="00F51B10"/>
    <w:rsid w:val="00F524D7"/>
    <w:rsid w:val="00F53329"/>
    <w:rsid w:val="00F5464A"/>
    <w:rsid w:val="00F551C1"/>
    <w:rsid w:val="00F563AA"/>
    <w:rsid w:val="00F56A35"/>
    <w:rsid w:val="00F61ADB"/>
    <w:rsid w:val="00F61B9C"/>
    <w:rsid w:val="00F61FBD"/>
    <w:rsid w:val="00F63D39"/>
    <w:rsid w:val="00F63E8A"/>
    <w:rsid w:val="00F640F7"/>
    <w:rsid w:val="00F64DC3"/>
    <w:rsid w:val="00F64E57"/>
    <w:rsid w:val="00F66DE4"/>
    <w:rsid w:val="00F6785D"/>
    <w:rsid w:val="00F67E52"/>
    <w:rsid w:val="00F70503"/>
    <w:rsid w:val="00F7050B"/>
    <w:rsid w:val="00F705CB"/>
    <w:rsid w:val="00F70680"/>
    <w:rsid w:val="00F72331"/>
    <w:rsid w:val="00F73730"/>
    <w:rsid w:val="00F73D77"/>
    <w:rsid w:val="00F7439A"/>
    <w:rsid w:val="00F7451E"/>
    <w:rsid w:val="00F74ADA"/>
    <w:rsid w:val="00F74BE8"/>
    <w:rsid w:val="00F74EA7"/>
    <w:rsid w:val="00F753B8"/>
    <w:rsid w:val="00F7640B"/>
    <w:rsid w:val="00F76A5D"/>
    <w:rsid w:val="00F77B0A"/>
    <w:rsid w:val="00F8096B"/>
    <w:rsid w:val="00F81476"/>
    <w:rsid w:val="00F816AD"/>
    <w:rsid w:val="00F817D1"/>
    <w:rsid w:val="00F81959"/>
    <w:rsid w:val="00F81A1A"/>
    <w:rsid w:val="00F81B55"/>
    <w:rsid w:val="00F83E35"/>
    <w:rsid w:val="00F849AB"/>
    <w:rsid w:val="00F84D3C"/>
    <w:rsid w:val="00F84E8F"/>
    <w:rsid w:val="00F85E9B"/>
    <w:rsid w:val="00F8686C"/>
    <w:rsid w:val="00F86A1E"/>
    <w:rsid w:val="00F87311"/>
    <w:rsid w:val="00F875B8"/>
    <w:rsid w:val="00F918D6"/>
    <w:rsid w:val="00F91AAE"/>
    <w:rsid w:val="00F92747"/>
    <w:rsid w:val="00F92A5A"/>
    <w:rsid w:val="00F930A1"/>
    <w:rsid w:val="00F93B2C"/>
    <w:rsid w:val="00F94F94"/>
    <w:rsid w:val="00F9594A"/>
    <w:rsid w:val="00F961F3"/>
    <w:rsid w:val="00F96A53"/>
    <w:rsid w:val="00F96BBD"/>
    <w:rsid w:val="00FA233F"/>
    <w:rsid w:val="00FA2504"/>
    <w:rsid w:val="00FA2AAC"/>
    <w:rsid w:val="00FA3389"/>
    <w:rsid w:val="00FA34E5"/>
    <w:rsid w:val="00FA3635"/>
    <w:rsid w:val="00FA38E4"/>
    <w:rsid w:val="00FA3A12"/>
    <w:rsid w:val="00FA3A75"/>
    <w:rsid w:val="00FA4687"/>
    <w:rsid w:val="00FA4AB1"/>
    <w:rsid w:val="00FA5571"/>
    <w:rsid w:val="00FA5CA5"/>
    <w:rsid w:val="00FA6699"/>
    <w:rsid w:val="00FA67B3"/>
    <w:rsid w:val="00FA6E6C"/>
    <w:rsid w:val="00FA71B8"/>
    <w:rsid w:val="00FA75A0"/>
    <w:rsid w:val="00FA7992"/>
    <w:rsid w:val="00FA7D05"/>
    <w:rsid w:val="00FA7FB9"/>
    <w:rsid w:val="00FB0571"/>
    <w:rsid w:val="00FB07C2"/>
    <w:rsid w:val="00FB095F"/>
    <w:rsid w:val="00FB106C"/>
    <w:rsid w:val="00FB16B8"/>
    <w:rsid w:val="00FB1747"/>
    <w:rsid w:val="00FB1B04"/>
    <w:rsid w:val="00FB1D70"/>
    <w:rsid w:val="00FB21BC"/>
    <w:rsid w:val="00FB23A8"/>
    <w:rsid w:val="00FB26A2"/>
    <w:rsid w:val="00FB2725"/>
    <w:rsid w:val="00FB2CC4"/>
    <w:rsid w:val="00FB38AB"/>
    <w:rsid w:val="00FB4479"/>
    <w:rsid w:val="00FB44F1"/>
    <w:rsid w:val="00FB5318"/>
    <w:rsid w:val="00FB58C1"/>
    <w:rsid w:val="00FB70CE"/>
    <w:rsid w:val="00FB737C"/>
    <w:rsid w:val="00FC070C"/>
    <w:rsid w:val="00FC0784"/>
    <w:rsid w:val="00FC1332"/>
    <w:rsid w:val="00FC1520"/>
    <w:rsid w:val="00FC1581"/>
    <w:rsid w:val="00FC15DE"/>
    <w:rsid w:val="00FC23D3"/>
    <w:rsid w:val="00FC2415"/>
    <w:rsid w:val="00FC2975"/>
    <w:rsid w:val="00FC2F48"/>
    <w:rsid w:val="00FC3058"/>
    <w:rsid w:val="00FC3392"/>
    <w:rsid w:val="00FC39BA"/>
    <w:rsid w:val="00FC465A"/>
    <w:rsid w:val="00FC4EA1"/>
    <w:rsid w:val="00FC5B6D"/>
    <w:rsid w:val="00FC5C14"/>
    <w:rsid w:val="00FC5C90"/>
    <w:rsid w:val="00FC5FE1"/>
    <w:rsid w:val="00FC6662"/>
    <w:rsid w:val="00FC7BA6"/>
    <w:rsid w:val="00FC7BD2"/>
    <w:rsid w:val="00FD19EF"/>
    <w:rsid w:val="00FD2440"/>
    <w:rsid w:val="00FD2642"/>
    <w:rsid w:val="00FD28B6"/>
    <w:rsid w:val="00FD2AE8"/>
    <w:rsid w:val="00FD30F9"/>
    <w:rsid w:val="00FD4626"/>
    <w:rsid w:val="00FD5C50"/>
    <w:rsid w:val="00FD6B7B"/>
    <w:rsid w:val="00FD7135"/>
    <w:rsid w:val="00FD715B"/>
    <w:rsid w:val="00FD73F0"/>
    <w:rsid w:val="00FD756F"/>
    <w:rsid w:val="00FD7B28"/>
    <w:rsid w:val="00FE021F"/>
    <w:rsid w:val="00FE1661"/>
    <w:rsid w:val="00FE224E"/>
    <w:rsid w:val="00FE269E"/>
    <w:rsid w:val="00FE2EB1"/>
    <w:rsid w:val="00FE2EC8"/>
    <w:rsid w:val="00FE324C"/>
    <w:rsid w:val="00FE3F11"/>
    <w:rsid w:val="00FE4235"/>
    <w:rsid w:val="00FE50BD"/>
    <w:rsid w:val="00FE52E7"/>
    <w:rsid w:val="00FE539E"/>
    <w:rsid w:val="00FE5E06"/>
    <w:rsid w:val="00FF034D"/>
    <w:rsid w:val="00FF04F4"/>
    <w:rsid w:val="00FF0AF8"/>
    <w:rsid w:val="00FF0FDA"/>
    <w:rsid w:val="00FF163C"/>
    <w:rsid w:val="00FF2003"/>
    <w:rsid w:val="00FF3707"/>
    <w:rsid w:val="00FF46C4"/>
    <w:rsid w:val="00FF4FDD"/>
    <w:rsid w:val="00FF50A0"/>
    <w:rsid w:val="00FF50A5"/>
    <w:rsid w:val="00FF56F9"/>
    <w:rsid w:val="00FF6A87"/>
    <w:rsid w:val="00FF6FE9"/>
    <w:rsid w:val="00FF75E9"/>
    <w:rsid w:val="00FF7C4A"/>
    <w:rsid w:val="00FF7EB9"/>
    <w:rsid w:val="6F11E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29451"/>
  <w14:defaultImageDpi w14:val="32767"/>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before="120" w:after="120" w:line="288" w:lineRule="auto"/>
        <w:ind w:firstLine="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6C0"/>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sc91">
    <w:name w:val="sc91"/>
    <w:basedOn w:val="DefaultParagraphFont"/>
    <w:rsid w:val="005F7840"/>
    <w:rPr>
      <w:rFonts w:ascii="Courier New" w:hAnsi="Courier New" w:cs="Courier New" w:hint="default"/>
      <w:color w:val="804000"/>
      <w:sz w:val="20"/>
      <w:szCs w:val="20"/>
    </w:rPr>
  </w:style>
  <w:style w:type="paragraph" w:styleId="EndnoteText">
    <w:name w:val="endnote text"/>
    <w:basedOn w:val="Normal"/>
    <w:link w:val="EndnoteTextChar"/>
    <w:uiPriority w:val="99"/>
    <w:semiHidden/>
    <w:unhideWhenUsed/>
    <w:rsid w:val="007E7DEB"/>
    <w:pPr>
      <w:spacing w:before="0" w:after="0" w:line="240" w:lineRule="auto"/>
    </w:pPr>
    <w:rPr>
      <w:sz w:val="20"/>
    </w:rPr>
  </w:style>
  <w:style w:type="character" w:customStyle="1" w:styleId="EndnoteTextChar">
    <w:name w:val="Endnote Text Char"/>
    <w:basedOn w:val="DefaultParagraphFont"/>
    <w:link w:val="EndnoteText"/>
    <w:uiPriority w:val="99"/>
    <w:semiHidden/>
    <w:rsid w:val="007E7DEB"/>
    <w:rPr>
      <w:rFonts w:ascii="Times New Roman" w:hAnsi="Times New Roman"/>
    </w:rPr>
  </w:style>
  <w:style w:type="character" w:styleId="EndnoteReference">
    <w:name w:val="endnote reference"/>
    <w:basedOn w:val="DefaultParagraphFont"/>
    <w:uiPriority w:val="99"/>
    <w:semiHidden/>
    <w:unhideWhenUsed/>
    <w:rsid w:val="007E7DEB"/>
    <w:rPr>
      <w:vertAlign w:val="superscript"/>
    </w:rPr>
  </w:style>
  <w:style w:type="paragraph" w:customStyle="1" w:styleId="TableParagraph">
    <w:name w:val="Table Paragraph"/>
    <w:basedOn w:val="Normal"/>
    <w:uiPriority w:val="1"/>
    <w:qFormat/>
    <w:rsid w:val="0029524B"/>
    <w:pPr>
      <w:widowControl w:val="0"/>
      <w:autoSpaceDE w:val="0"/>
      <w:autoSpaceDN w:val="0"/>
      <w:spacing w:before="0" w:after="0" w:line="240" w:lineRule="auto"/>
      <w:ind w:firstLine="0"/>
      <w:jc w:val="center"/>
    </w:pPr>
    <w:rPr>
      <w:rFonts w:eastAsia="Times New Roman" w:cs="Times New Roman"/>
      <w:kern w:val="0"/>
      <w:sz w:val="24"/>
      <w:szCs w:val="22"/>
      <w:lang w:bidi="en-US"/>
    </w:rPr>
  </w:style>
  <w:style w:type="character" w:customStyle="1" w:styleId="UnresolvedMention1">
    <w:name w:val="Unresolved Mention1"/>
    <w:basedOn w:val="DefaultParagraphFont"/>
    <w:uiPriority w:val="99"/>
    <w:semiHidden/>
    <w:unhideWhenUsed/>
    <w:rsid w:val="00B979CD"/>
    <w:rPr>
      <w:color w:val="605E5C"/>
      <w:shd w:val="clear" w:color="auto" w:fill="E1DFDD"/>
    </w:rPr>
  </w:style>
  <w:style w:type="character" w:styleId="FollowedHyperlink">
    <w:name w:val="FollowedHyperlink"/>
    <w:basedOn w:val="DefaultParagraphFont"/>
    <w:uiPriority w:val="99"/>
    <w:semiHidden/>
    <w:unhideWhenUsed/>
    <w:rsid w:val="008709AA"/>
    <w:rPr>
      <w:color w:val="800080" w:themeColor="followedHyperlink"/>
      <w:u w:val="single"/>
    </w:rPr>
  </w:style>
  <w:style w:type="character" w:customStyle="1" w:styleId="sc71">
    <w:name w:val="sc71"/>
    <w:basedOn w:val="DefaultParagraphFont"/>
    <w:rsid w:val="00884727"/>
    <w:rPr>
      <w:rFonts w:ascii="Courier New" w:hAnsi="Courier New" w:cs="Courier New" w:hint="default"/>
      <w:b/>
      <w:bCs/>
      <w:color w:val="804000"/>
      <w:sz w:val="20"/>
      <w:szCs w:val="20"/>
    </w:rPr>
  </w:style>
  <w:style w:type="character" w:customStyle="1" w:styleId="sc8">
    <w:name w:val="sc8"/>
    <w:basedOn w:val="DefaultParagraphFont"/>
    <w:rsid w:val="00884727"/>
    <w:rPr>
      <w:rFonts w:ascii="Courier New" w:hAnsi="Courier New" w:cs="Courier New" w:hint="default"/>
      <w:color w:val="000000"/>
      <w:sz w:val="20"/>
      <w:szCs w:val="20"/>
    </w:rPr>
  </w:style>
  <w:style w:type="character" w:customStyle="1" w:styleId="sc0">
    <w:name w:val="sc0"/>
    <w:basedOn w:val="DefaultParagraphFont"/>
    <w:rsid w:val="00884727"/>
    <w:rPr>
      <w:rFonts w:ascii="Courier New" w:hAnsi="Courier New" w:cs="Courier New" w:hint="default"/>
      <w:color w:val="000000"/>
      <w:sz w:val="20"/>
      <w:szCs w:val="20"/>
    </w:rPr>
  </w:style>
  <w:style w:type="character" w:customStyle="1" w:styleId="sc31">
    <w:name w:val="sc31"/>
    <w:basedOn w:val="DefaultParagraphFont"/>
    <w:rsid w:val="00884727"/>
    <w:rPr>
      <w:rFonts w:ascii="Courier New" w:hAnsi="Courier New" w:cs="Courier New" w:hint="default"/>
      <w:color w:val="FF0000"/>
      <w:sz w:val="20"/>
      <w:szCs w:val="20"/>
    </w:rPr>
  </w:style>
  <w:style w:type="character" w:customStyle="1" w:styleId="sc41">
    <w:name w:val="sc41"/>
    <w:basedOn w:val="DefaultParagraphFont"/>
    <w:rsid w:val="00A26360"/>
    <w:rPr>
      <w:rFonts w:ascii="Courier New" w:hAnsi="Courier New" w:cs="Courier New" w:hint="default"/>
      <w:b/>
      <w:bCs/>
      <w:color w:val="0000FF"/>
      <w:sz w:val="20"/>
      <w:szCs w:val="20"/>
    </w:rPr>
  </w:style>
  <w:style w:type="character" w:customStyle="1" w:styleId="fontstyle01">
    <w:name w:val="fontstyle01"/>
    <w:basedOn w:val="DefaultParagraphFont"/>
    <w:rsid w:val="00A66F65"/>
    <w:rPr>
      <w:rFonts w:ascii="TimesNewRomanPSMT" w:hAnsi="TimesNewRomanPSMT" w:hint="default"/>
      <w:b w:val="0"/>
      <w:bCs w:val="0"/>
      <w:i w:val="0"/>
      <w:iCs w:val="0"/>
      <w:color w:val="000000"/>
      <w:sz w:val="26"/>
      <w:szCs w:val="26"/>
    </w:rPr>
  </w:style>
  <w:style w:type="paragraph" w:styleId="Revision">
    <w:name w:val="Revision"/>
    <w:hidden/>
    <w:uiPriority w:val="99"/>
    <w:semiHidden/>
    <w:rsid w:val="000B0159"/>
    <w:pPr>
      <w:spacing w:before="0" w:after="0" w:line="240" w:lineRule="auto"/>
      <w:ind w:firstLine="0"/>
      <w:jc w:val="left"/>
    </w:pPr>
    <w:rPr>
      <w:rFonts w:ascii="Times New Roman" w:hAnsi="Times New Roman"/>
      <w:sz w:val="26"/>
    </w:rPr>
  </w:style>
  <w:style w:type="character" w:styleId="UnresolvedMention">
    <w:name w:val="Unresolved Mention"/>
    <w:basedOn w:val="DefaultParagraphFont"/>
    <w:uiPriority w:val="99"/>
    <w:semiHidden/>
    <w:unhideWhenUsed/>
    <w:rsid w:val="00366C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825">
      <w:bodyDiv w:val="1"/>
      <w:marLeft w:val="0"/>
      <w:marRight w:val="0"/>
      <w:marTop w:val="0"/>
      <w:marBottom w:val="0"/>
      <w:divBdr>
        <w:top w:val="none" w:sz="0" w:space="0" w:color="auto"/>
        <w:left w:val="none" w:sz="0" w:space="0" w:color="auto"/>
        <w:bottom w:val="none" w:sz="0" w:space="0" w:color="auto"/>
        <w:right w:val="none" w:sz="0" w:space="0" w:color="auto"/>
      </w:divBdr>
      <w:divsChild>
        <w:div w:id="1444883125">
          <w:marLeft w:val="0"/>
          <w:marRight w:val="0"/>
          <w:marTop w:val="0"/>
          <w:marBottom w:val="0"/>
          <w:divBdr>
            <w:top w:val="none" w:sz="0" w:space="0" w:color="auto"/>
            <w:left w:val="none" w:sz="0" w:space="0" w:color="auto"/>
            <w:bottom w:val="none" w:sz="0" w:space="0" w:color="auto"/>
            <w:right w:val="none" w:sz="0" w:space="0" w:color="auto"/>
          </w:divBdr>
        </w:div>
      </w:divsChild>
    </w:div>
    <w:div w:id="281154484">
      <w:bodyDiv w:val="1"/>
      <w:marLeft w:val="0"/>
      <w:marRight w:val="0"/>
      <w:marTop w:val="0"/>
      <w:marBottom w:val="0"/>
      <w:divBdr>
        <w:top w:val="none" w:sz="0" w:space="0" w:color="auto"/>
        <w:left w:val="none" w:sz="0" w:space="0" w:color="auto"/>
        <w:bottom w:val="none" w:sz="0" w:space="0" w:color="auto"/>
        <w:right w:val="none" w:sz="0" w:space="0" w:color="auto"/>
      </w:divBdr>
    </w:div>
    <w:div w:id="305671406">
      <w:bodyDiv w:val="1"/>
      <w:marLeft w:val="0"/>
      <w:marRight w:val="0"/>
      <w:marTop w:val="0"/>
      <w:marBottom w:val="0"/>
      <w:divBdr>
        <w:top w:val="none" w:sz="0" w:space="0" w:color="auto"/>
        <w:left w:val="none" w:sz="0" w:space="0" w:color="auto"/>
        <w:bottom w:val="none" w:sz="0" w:space="0" w:color="auto"/>
        <w:right w:val="none" w:sz="0" w:space="0" w:color="auto"/>
      </w:divBdr>
      <w:divsChild>
        <w:div w:id="448092223">
          <w:marLeft w:val="0"/>
          <w:marRight w:val="0"/>
          <w:marTop w:val="0"/>
          <w:marBottom w:val="0"/>
          <w:divBdr>
            <w:top w:val="none" w:sz="0" w:space="0" w:color="auto"/>
            <w:left w:val="none" w:sz="0" w:space="0" w:color="auto"/>
            <w:bottom w:val="none" w:sz="0" w:space="0" w:color="auto"/>
            <w:right w:val="none" w:sz="0" w:space="0" w:color="auto"/>
          </w:divBdr>
        </w:div>
      </w:divsChild>
    </w:div>
    <w:div w:id="698749162">
      <w:bodyDiv w:val="1"/>
      <w:marLeft w:val="0"/>
      <w:marRight w:val="0"/>
      <w:marTop w:val="0"/>
      <w:marBottom w:val="0"/>
      <w:divBdr>
        <w:top w:val="none" w:sz="0" w:space="0" w:color="auto"/>
        <w:left w:val="none" w:sz="0" w:space="0" w:color="auto"/>
        <w:bottom w:val="none" w:sz="0" w:space="0" w:color="auto"/>
        <w:right w:val="none" w:sz="0" w:space="0" w:color="auto"/>
      </w:divBdr>
    </w:div>
    <w:div w:id="717894647">
      <w:bodyDiv w:val="1"/>
      <w:marLeft w:val="0"/>
      <w:marRight w:val="0"/>
      <w:marTop w:val="0"/>
      <w:marBottom w:val="0"/>
      <w:divBdr>
        <w:top w:val="none" w:sz="0" w:space="0" w:color="auto"/>
        <w:left w:val="none" w:sz="0" w:space="0" w:color="auto"/>
        <w:bottom w:val="none" w:sz="0" w:space="0" w:color="auto"/>
        <w:right w:val="none" w:sz="0" w:space="0" w:color="auto"/>
      </w:divBdr>
    </w:div>
    <w:div w:id="843401758">
      <w:bodyDiv w:val="1"/>
      <w:marLeft w:val="0"/>
      <w:marRight w:val="0"/>
      <w:marTop w:val="0"/>
      <w:marBottom w:val="0"/>
      <w:divBdr>
        <w:top w:val="none" w:sz="0" w:space="0" w:color="auto"/>
        <w:left w:val="none" w:sz="0" w:space="0" w:color="auto"/>
        <w:bottom w:val="none" w:sz="0" w:space="0" w:color="auto"/>
        <w:right w:val="none" w:sz="0" w:space="0" w:color="auto"/>
      </w:divBdr>
      <w:divsChild>
        <w:div w:id="494759438">
          <w:marLeft w:val="0"/>
          <w:marRight w:val="0"/>
          <w:marTop w:val="0"/>
          <w:marBottom w:val="0"/>
          <w:divBdr>
            <w:top w:val="none" w:sz="0" w:space="0" w:color="auto"/>
            <w:left w:val="none" w:sz="0" w:space="0" w:color="auto"/>
            <w:bottom w:val="none" w:sz="0" w:space="0" w:color="auto"/>
            <w:right w:val="none" w:sz="0" w:space="0" w:color="auto"/>
          </w:divBdr>
          <w:divsChild>
            <w:div w:id="2006516503">
              <w:marLeft w:val="0"/>
              <w:marRight w:val="0"/>
              <w:marTop w:val="0"/>
              <w:marBottom w:val="0"/>
              <w:divBdr>
                <w:top w:val="none" w:sz="0" w:space="0" w:color="auto"/>
                <w:left w:val="none" w:sz="0" w:space="0" w:color="auto"/>
                <w:bottom w:val="none" w:sz="0" w:space="0" w:color="auto"/>
                <w:right w:val="none" w:sz="0" w:space="0" w:color="auto"/>
              </w:divBdr>
              <w:divsChild>
                <w:div w:id="1019697371">
                  <w:marLeft w:val="0"/>
                  <w:marRight w:val="0"/>
                  <w:marTop w:val="0"/>
                  <w:marBottom w:val="0"/>
                  <w:divBdr>
                    <w:top w:val="none" w:sz="0" w:space="0" w:color="auto"/>
                    <w:left w:val="none" w:sz="0" w:space="0" w:color="auto"/>
                    <w:bottom w:val="none" w:sz="0" w:space="0" w:color="auto"/>
                    <w:right w:val="none" w:sz="0" w:space="0" w:color="auto"/>
                  </w:divBdr>
                  <w:divsChild>
                    <w:div w:id="622659613">
                      <w:marLeft w:val="0"/>
                      <w:marRight w:val="0"/>
                      <w:marTop w:val="0"/>
                      <w:marBottom w:val="0"/>
                      <w:divBdr>
                        <w:top w:val="none" w:sz="0" w:space="0" w:color="auto"/>
                        <w:left w:val="none" w:sz="0" w:space="0" w:color="auto"/>
                        <w:bottom w:val="none" w:sz="0" w:space="0" w:color="auto"/>
                        <w:right w:val="none" w:sz="0" w:space="0" w:color="auto"/>
                      </w:divBdr>
                      <w:divsChild>
                        <w:div w:id="1630284630">
                          <w:marLeft w:val="0"/>
                          <w:marRight w:val="0"/>
                          <w:marTop w:val="0"/>
                          <w:marBottom w:val="0"/>
                          <w:divBdr>
                            <w:top w:val="none" w:sz="0" w:space="0" w:color="auto"/>
                            <w:left w:val="none" w:sz="0" w:space="0" w:color="auto"/>
                            <w:bottom w:val="none" w:sz="0" w:space="0" w:color="auto"/>
                            <w:right w:val="none" w:sz="0" w:space="0" w:color="auto"/>
                          </w:divBdr>
                          <w:divsChild>
                            <w:div w:id="1917861637">
                              <w:marLeft w:val="0"/>
                              <w:marRight w:val="0"/>
                              <w:marTop w:val="0"/>
                              <w:marBottom w:val="0"/>
                              <w:divBdr>
                                <w:top w:val="none" w:sz="0" w:space="0" w:color="auto"/>
                                <w:left w:val="none" w:sz="0" w:space="0" w:color="auto"/>
                                <w:bottom w:val="none" w:sz="0" w:space="0" w:color="auto"/>
                                <w:right w:val="none" w:sz="0" w:space="0" w:color="auto"/>
                              </w:divBdr>
                            </w:div>
                            <w:div w:id="806238186">
                              <w:marLeft w:val="0"/>
                              <w:marRight w:val="0"/>
                              <w:marTop w:val="0"/>
                              <w:marBottom w:val="0"/>
                              <w:divBdr>
                                <w:top w:val="none" w:sz="0" w:space="0" w:color="auto"/>
                                <w:left w:val="none" w:sz="0" w:space="0" w:color="auto"/>
                                <w:bottom w:val="none" w:sz="0" w:space="0" w:color="auto"/>
                                <w:right w:val="none" w:sz="0" w:space="0" w:color="auto"/>
                              </w:divBdr>
                            </w:div>
                            <w:div w:id="875695567">
                              <w:marLeft w:val="0"/>
                              <w:marRight w:val="0"/>
                              <w:marTop w:val="0"/>
                              <w:marBottom w:val="0"/>
                              <w:divBdr>
                                <w:top w:val="none" w:sz="0" w:space="0" w:color="auto"/>
                                <w:left w:val="none" w:sz="0" w:space="0" w:color="auto"/>
                                <w:bottom w:val="none" w:sz="0" w:space="0" w:color="auto"/>
                                <w:right w:val="none" w:sz="0" w:space="0" w:color="auto"/>
                              </w:divBdr>
                            </w:div>
                            <w:div w:id="1236089193">
                              <w:marLeft w:val="0"/>
                              <w:marRight w:val="0"/>
                              <w:marTop w:val="0"/>
                              <w:marBottom w:val="0"/>
                              <w:divBdr>
                                <w:top w:val="none" w:sz="0" w:space="0" w:color="auto"/>
                                <w:left w:val="none" w:sz="0" w:space="0" w:color="auto"/>
                                <w:bottom w:val="none" w:sz="0" w:space="0" w:color="auto"/>
                                <w:right w:val="none" w:sz="0" w:space="0" w:color="auto"/>
                              </w:divBdr>
                            </w:div>
                            <w:div w:id="303463135">
                              <w:marLeft w:val="0"/>
                              <w:marRight w:val="0"/>
                              <w:marTop w:val="0"/>
                              <w:marBottom w:val="0"/>
                              <w:divBdr>
                                <w:top w:val="none" w:sz="0" w:space="0" w:color="auto"/>
                                <w:left w:val="none" w:sz="0" w:space="0" w:color="auto"/>
                                <w:bottom w:val="none" w:sz="0" w:space="0" w:color="auto"/>
                                <w:right w:val="none" w:sz="0" w:space="0" w:color="auto"/>
                              </w:divBdr>
                            </w:div>
                            <w:div w:id="1554463455">
                              <w:marLeft w:val="0"/>
                              <w:marRight w:val="0"/>
                              <w:marTop w:val="0"/>
                              <w:marBottom w:val="0"/>
                              <w:divBdr>
                                <w:top w:val="none" w:sz="0" w:space="0" w:color="auto"/>
                                <w:left w:val="none" w:sz="0" w:space="0" w:color="auto"/>
                                <w:bottom w:val="none" w:sz="0" w:space="0" w:color="auto"/>
                                <w:right w:val="none" w:sz="0" w:space="0" w:color="auto"/>
                              </w:divBdr>
                            </w:div>
                            <w:div w:id="427624692">
                              <w:marLeft w:val="0"/>
                              <w:marRight w:val="0"/>
                              <w:marTop w:val="0"/>
                              <w:marBottom w:val="0"/>
                              <w:divBdr>
                                <w:top w:val="none" w:sz="0" w:space="0" w:color="auto"/>
                                <w:left w:val="none" w:sz="0" w:space="0" w:color="auto"/>
                                <w:bottom w:val="none" w:sz="0" w:space="0" w:color="auto"/>
                                <w:right w:val="none" w:sz="0" w:space="0" w:color="auto"/>
                              </w:divBdr>
                            </w:div>
                            <w:div w:id="280646529">
                              <w:marLeft w:val="0"/>
                              <w:marRight w:val="0"/>
                              <w:marTop w:val="0"/>
                              <w:marBottom w:val="0"/>
                              <w:divBdr>
                                <w:top w:val="none" w:sz="0" w:space="0" w:color="auto"/>
                                <w:left w:val="none" w:sz="0" w:space="0" w:color="auto"/>
                                <w:bottom w:val="none" w:sz="0" w:space="0" w:color="auto"/>
                                <w:right w:val="none" w:sz="0" w:space="0" w:color="auto"/>
                              </w:divBdr>
                            </w:div>
                            <w:div w:id="7825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488941">
          <w:marLeft w:val="0"/>
          <w:marRight w:val="0"/>
          <w:marTop w:val="0"/>
          <w:marBottom w:val="0"/>
          <w:divBdr>
            <w:top w:val="none" w:sz="0" w:space="0" w:color="auto"/>
            <w:left w:val="none" w:sz="0" w:space="0" w:color="auto"/>
            <w:bottom w:val="none" w:sz="0" w:space="0" w:color="auto"/>
            <w:right w:val="none" w:sz="0" w:space="0" w:color="auto"/>
          </w:divBdr>
          <w:divsChild>
            <w:div w:id="1114599716">
              <w:marLeft w:val="0"/>
              <w:marRight w:val="0"/>
              <w:marTop w:val="0"/>
              <w:marBottom w:val="0"/>
              <w:divBdr>
                <w:top w:val="none" w:sz="0" w:space="0" w:color="auto"/>
                <w:left w:val="none" w:sz="0" w:space="0" w:color="auto"/>
                <w:bottom w:val="none" w:sz="0" w:space="0" w:color="auto"/>
                <w:right w:val="none" w:sz="0" w:space="0" w:color="auto"/>
              </w:divBdr>
              <w:divsChild>
                <w:div w:id="1294365279">
                  <w:marLeft w:val="0"/>
                  <w:marRight w:val="0"/>
                  <w:marTop w:val="0"/>
                  <w:marBottom w:val="0"/>
                  <w:divBdr>
                    <w:top w:val="none" w:sz="0" w:space="0" w:color="auto"/>
                    <w:left w:val="none" w:sz="0" w:space="0" w:color="auto"/>
                    <w:bottom w:val="none" w:sz="0" w:space="0" w:color="auto"/>
                    <w:right w:val="none" w:sz="0" w:space="0" w:color="auto"/>
                  </w:divBdr>
                  <w:divsChild>
                    <w:div w:id="1465469489">
                      <w:marLeft w:val="0"/>
                      <w:marRight w:val="0"/>
                      <w:marTop w:val="0"/>
                      <w:marBottom w:val="0"/>
                      <w:divBdr>
                        <w:top w:val="none" w:sz="0" w:space="0" w:color="auto"/>
                        <w:left w:val="none" w:sz="0" w:space="0" w:color="auto"/>
                        <w:bottom w:val="none" w:sz="0" w:space="0" w:color="auto"/>
                        <w:right w:val="none" w:sz="0" w:space="0" w:color="auto"/>
                      </w:divBdr>
                      <w:divsChild>
                        <w:div w:id="1432163521">
                          <w:marLeft w:val="0"/>
                          <w:marRight w:val="0"/>
                          <w:marTop w:val="0"/>
                          <w:marBottom w:val="0"/>
                          <w:divBdr>
                            <w:top w:val="none" w:sz="0" w:space="0" w:color="auto"/>
                            <w:left w:val="none" w:sz="0" w:space="0" w:color="auto"/>
                            <w:bottom w:val="none" w:sz="0" w:space="0" w:color="auto"/>
                            <w:right w:val="none" w:sz="0" w:space="0" w:color="auto"/>
                          </w:divBdr>
                          <w:divsChild>
                            <w:div w:id="992639847">
                              <w:marLeft w:val="0"/>
                              <w:marRight w:val="0"/>
                              <w:marTop w:val="0"/>
                              <w:marBottom w:val="0"/>
                              <w:divBdr>
                                <w:top w:val="none" w:sz="0" w:space="0" w:color="auto"/>
                                <w:left w:val="none" w:sz="0" w:space="0" w:color="auto"/>
                                <w:bottom w:val="none" w:sz="0" w:space="0" w:color="auto"/>
                                <w:right w:val="none" w:sz="0" w:space="0" w:color="auto"/>
                              </w:divBdr>
                            </w:div>
                            <w:div w:id="1228611006">
                              <w:marLeft w:val="0"/>
                              <w:marRight w:val="0"/>
                              <w:marTop w:val="0"/>
                              <w:marBottom w:val="0"/>
                              <w:divBdr>
                                <w:top w:val="none" w:sz="0" w:space="0" w:color="auto"/>
                                <w:left w:val="none" w:sz="0" w:space="0" w:color="auto"/>
                                <w:bottom w:val="none" w:sz="0" w:space="0" w:color="auto"/>
                                <w:right w:val="none" w:sz="0" w:space="0" w:color="auto"/>
                              </w:divBdr>
                            </w:div>
                            <w:div w:id="568923588">
                              <w:marLeft w:val="0"/>
                              <w:marRight w:val="0"/>
                              <w:marTop w:val="0"/>
                              <w:marBottom w:val="0"/>
                              <w:divBdr>
                                <w:top w:val="none" w:sz="0" w:space="0" w:color="auto"/>
                                <w:left w:val="none" w:sz="0" w:space="0" w:color="auto"/>
                                <w:bottom w:val="none" w:sz="0" w:space="0" w:color="auto"/>
                                <w:right w:val="none" w:sz="0" w:space="0" w:color="auto"/>
                              </w:divBdr>
                            </w:div>
                            <w:div w:id="520121555">
                              <w:marLeft w:val="0"/>
                              <w:marRight w:val="0"/>
                              <w:marTop w:val="0"/>
                              <w:marBottom w:val="0"/>
                              <w:divBdr>
                                <w:top w:val="none" w:sz="0" w:space="0" w:color="auto"/>
                                <w:left w:val="none" w:sz="0" w:space="0" w:color="auto"/>
                                <w:bottom w:val="none" w:sz="0" w:space="0" w:color="auto"/>
                                <w:right w:val="none" w:sz="0" w:space="0" w:color="auto"/>
                              </w:divBdr>
                            </w:div>
                            <w:div w:id="209271434">
                              <w:marLeft w:val="0"/>
                              <w:marRight w:val="0"/>
                              <w:marTop w:val="0"/>
                              <w:marBottom w:val="0"/>
                              <w:divBdr>
                                <w:top w:val="none" w:sz="0" w:space="0" w:color="auto"/>
                                <w:left w:val="none" w:sz="0" w:space="0" w:color="auto"/>
                                <w:bottom w:val="none" w:sz="0" w:space="0" w:color="auto"/>
                                <w:right w:val="none" w:sz="0" w:space="0" w:color="auto"/>
                              </w:divBdr>
                            </w:div>
                            <w:div w:id="1467432587">
                              <w:marLeft w:val="0"/>
                              <w:marRight w:val="0"/>
                              <w:marTop w:val="0"/>
                              <w:marBottom w:val="0"/>
                              <w:divBdr>
                                <w:top w:val="none" w:sz="0" w:space="0" w:color="auto"/>
                                <w:left w:val="none" w:sz="0" w:space="0" w:color="auto"/>
                                <w:bottom w:val="none" w:sz="0" w:space="0" w:color="auto"/>
                                <w:right w:val="none" w:sz="0" w:space="0" w:color="auto"/>
                              </w:divBdr>
                            </w:div>
                            <w:div w:id="1701202175">
                              <w:marLeft w:val="0"/>
                              <w:marRight w:val="0"/>
                              <w:marTop w:val="0"/>
                              <w:marBottom w:val="0"/>
                              <w:divBdr>
                                <w:top w:val="none" w:sz="0" w:space="0" w:color="auto"/>
                                <w:left w:val="none" w:sz="0" w:space="0" w:color="auto"/>
                                <w:bottom w:val="none" w:sz="0" w:space="0" w:color="auto"/>
                                <w:right w:val="none" w:sz="0" w:space="0" w:color="auto"/>
                              </w:divBdr>
                            </w:div>
                            <w:div w:id="163015185">
                              <w:marLeft w:val="0"/>
                              <w:marRight w:val="0"/>
                              <w:marTop w:val="0"/>
                              <w:marBottom w:val="0"/>
                              <w:divBdr>
                                <w:top w:val="none" w:sz="0" w:space="0" w:color="auto"/>
                                <w:left w:val="none" w:sz="0" w:space="0" w:color="auto"/>
                                <w:bottom w:val="none" w:sz="0" w:space="0" w:color="auto"/>
                                <w:right w:val="none" w:sz="0" w:space="0" w:color="auto"/>
                              </w:divBdr>
                            </w:div>
                            <w:div w:id="788356014">
                              <w:marLeft w:val="0"/>
                              <w:marRight w:val="0"/>
                              <w:marTop w:val="0"/>
                              <w:marBottom w:val="0"/>
                              <w:divBdr>
                                <w:top w:val="none" w:sz="0" w:space="0" w:color="auto"/>
                                <w:left w:val="none" w:sz="0" w:space="0" w:color="auto"/>
                                <w:bottom w:val="none" w:sz="0" w:space="0" w:color="auto"/>
                                <w:right w:val="none" w:sz="0" w:space="0" w:color="auto"/>
                              </w:divBdr>
                            </w:div>
                            <w:div w:id="1460683471">
                              <w:marLeft w:val="0"/>
                              <w:marRight w:val="0"/>
                              <w:marTop w:val="0"/>
                              <w:marBottom w:val="0"/>
                              <w:divBdr>
                                <w:top w:val="none" w:sz="0" w:space="0" w:color="auto"/>
                                <w:left w:val="none" w:sz="0" w:space="0" w:color="auto"/>
                                <w:bottom w:val="none" w:sz="0" w:space="0" w:color="auto"/>
                                <w:right w:val="none" w:sz="0" w:space="0" w:color="auto"/>
                              </w:divBdr>
                            </w:div>
                            <w:div w:id="303051633">
                              <w:marLeft w:val="0"/>
                              <w:marRight w:val="0"/>
                              <w:marTop w:val="0"/>
                              <w:marBottom w:val="0"/>
                              <w:divBdr>
                                <w:top w:val="none" w:sz="0" w:space="0" w:color="auto"/>
                                <w:left w:val="none" w:sz="0" w:space="0" w:color="auto"/>
                                <w:bottom w:val="none" w:sz="0" w:space="0" w:color="auto"/>
                                <w:right w:val="none" w:sz="0" w:space="0" w:color="auto"/>
                              </w:divBdr>
                            </w:div>
                            <w:div w:id="511141008">
                              <w:marLeft w:val="0"/>
                              <w:marRight w:val="0"/>
                              <w:marTop w:val="0"/>
                              <w:marBottom w:val="0"/>
                              <w:divBdr>
                                <w:top w:val="none" w:sz="0" w:space="0" w:color="auto"/>
                                <w:left w:val="none" w:sz="0" w:space="0" w:color="auto"/>
                                <w:bottom w:val="none" w:sz="0" w:space="0" w:color="auto"/>
                                <w:right w:val="none" w:sz="0" w:space="0" w:color="auto"/>
                              </w:divBdr>
                            </w:div>
                            <w:div w:id="34157919">
                              <w:marLeft w:val="0"/>
                              <w:marRight w:val="0"/>
                              <w:marTop w:val="0"/>
                              <w:marBottom w:val="0"/>
                              <w:divBdr>
                                <w:top w:val="none" w:sz="0" w:space="0" w:color="auto"/>
                                <w:left w:val="none" w:sz="0" w:space="0" w:color="auto"/>
                                <w:bottom w:val="none" w:sz="0" w:space="0" w:color="auto"/>
                                <w:right w:val="none" w:sz="0" w:space="0" w:color="auto"/>
                              </w:divBdr>
                            </w:div>
                            <w:div w:id="96143013">
                              <w:marLeft w:val="0"/>
                              <w:marRight w:val="0"/>
                              <w:marTop w:val="0"/>
                              <w:marBottom w:val="0"/>
                              <w:divBdr>
                                <w:top w:val="none" w:sz="0" w:space="0" w:color="auto"/>
                                <w:left w:val="none" w:sz="0" w:space="0" w:color="auto"/>
                                <w:bottom w:val="none" w:sz="0" w:space="0" w:color="auto"/>
                                <w:right w:val="none" w:sz="0" w:space="0" w:color="auto"/>
                              </w:divBdr>
                            </w:div>
                            <w:div w:id="2147164566">
                              <w:marLeft w:val="0"/>
                              <w:marRight w:val="0"/>
                              <w:marTop w:val="0"/>
                              <w:marBottom w:val="0"/>
                              <w:divBdr>
                                <w:top w:val="none" w:sz="0" w:space="0" w:color="auto"/>
                                <w:left w:val="none" w:sz="0" w:space="0" w:color="auto"/>
                                <w:bottom w:val="none" w:sz="0" w:space="0" w:color="auto"/>
                                <w:right w:val="none" w:sz="0" w:space="0" w:color="auto"/>
                              </w:divBdr>
                            </w:div>
                            <w:div w:id="433403806">
                              <w:marLeft w:val="0"/>
                              <w:marRight w:val="0"/>
                              <w:marTop w:val="0"/>
                              <w:marBottom w:val="0"/>
                              <w:divBdr>
                                <w:top w:val="none" w:sz="0" w:space="0" w:color="auto"/>
                                <w:left w:val="none" w:sz="0" w:space="0" w:color="auto"/>
                                <w:bottom w:val="none" w:sz="0" w:space="0" w:color="auto"/>
                                <w:right w:val="none" w:sz="0" w:space="0" w:color="auto"/>
                              </w:divBdr>
                            </w:div>
                            <w:div w:id="1220047221">
                              <w:marLeft w:val="0"/>
                              <w:marRight w:val="0"/>
                              <w:marTop w:val="0"/>
                              <w:marBottom w:val="0"/>
                              <w:divBdr>
                                <w:top w:val="none" w:sz="0" w:space="0" w:color="auto"/>
                                <w:left w:val="none" w:sz="0" w:space="0" w:color="auto"/>
                                <w:bottom w:val="none" w:sz="0" w:space="0" w:color="auto"/>
                                <w:right w:val="none" w:sz="0" w:space="0" w:color="auto"/>
                              </w:divBdr>
                            </w:div>
                            <w:div w:id="978732786">
                              <w:marLeft w:val="0"/>
                              <w:marRight w:val="0"/>
                              <w:marTop w:val="0"/>
                              <w:marBottom w:val="0"/>
                              <w:divBdr>
                                <w:top w:val="none" w:sz="0" w:space="0" w:color="auto"/>
                                <w:left w:val="none" w:sz="0" w:space="0" w:color="auto"/>
                                <w:bottom w:val="none" w:sz="0" w:space="0" w:color="auto"/>
                                <w:right w:val="none" w:sz="0" w:space="0" w:color="auto"/>
                              </w:divBdr>
                            </w:div>
                            <w:div w:id="1459837308">
                              <w:marLeft w:val="0"/>
                              <w:marRight w:val="0"/>
                              <w:marTop w:val="0"/>
                              <w:marBottom w:val="0"/>
                              <w:divBdr>
                                <w:top w:val="none" w:sz="0" w:space="0" w:color="auto"/>
                                <w:left w:val="none" w:sz="0" w:space="0" w:color="auto"/>
                                <w:bottom w:val="none" w:sz="0" w:space="0" w:color="auto"/>
                                <w:right w:val="none" w:sz="0" w:space="0" w:color="auto"/>
                              </w:divBdr>
                            </w:div>
                            <w:div w:id="280455097">
                              <w:marLeft w:val="0"/>
                              <w:marRight w:val="0"/>
                              <w:marTop w:val="0"/>
                              <w:marBottom w:val="0"/>
                              <w:divBdr>
                                <w:top w:val="none" w:sz="0" w:space="0" w:color="auto"/>
                                <w:left w:val="none" w:sz="0" w:space="0" w:color="auto"/>
                                <w:bottom w:val="none" w:sz="0" w:space="0" w:color="auto"/>
                                <w:right w:val="none" w:sz="0" w:space="0" w:color="auto"/>
                              </w:divBdr>
                            </w:div>
                            <w:div w:id="1479108501">
                              <w:marLeft w:val="0"/>
                              <w:marRight w:val="0"/>
                              <w:marTop w:val="0"/>
                              <w:marBottom w:val="0"/>
                              <w:divBdr>
                                <w:top w:val="none" w:sz="0" w:space="0" w:color="auto"/>
                                <w:left w:val="none" w:sz="0" w:space="0" w:color="auto"/>
                                <w:bottom w:val="none" w:sz="0" w:space="0" w:color="auto"/>
                                <w:right w:val="none" w:sz="0" w:space="0" w:color="auto"/>
                              </w:divBdr>
                            </w:div>
                          </w:divsChild>
                        </w:div>
                        <w:div w:id="1094008364">
                          <w:marLeft w:val="0"/>
                          <w:marRight w:val="0"/>
                          <w:marTop w:val="0"/>
                          <w:marBottom w:val="0"/>
                          <w:divBdr>
                            <w:top w:val="none" w:sz="0" w:space="0" w:color="auto"/>
                            <w:left w:val="none" w:sz="0" w:space="0" w:color="auto"/>
                            <w:bottom w:val="none" w:sz="0" w:space="0" w:color="auto"/>
                            <w:right w:val="none" w:sz="0" w:space="0" w:color="auto"/>
                          </w:divBdr>
                          <w:divsChild>
                            <w:div w:id="810051893">
                              <w:marLeft w:val="0"/>
                              <w:marRight w:val="0"/>
                              <w:marTop w:val="0"/>
                              <w:marBottom w:val="0"/>
                              <w:divBdr>
                                <w:top w:val="none" w:sz="0" w:space="0" w:color="auto"/>
                                <w:left w:val="none" w:sz="0" w:space="0" w:color="auto"/>
                                <w:bottom w:val="none" w:sz="0" w:space="0" w:color="auto"/>
                                <w:right w:val="none" w:sz="0" w:space="0" w:color="auto"/>
                              </w:divBdr>
                            </w:div>
                            <w:div w:id="915893811">
                              <w:marLeft w:val="0"/>
                              <w:marRight w:val="0"/>
                              <w:marTop w:val="0"/>
                              <w:marBottom w:val="0"/>
                              <w:divBdr>
                                <w:top w:val="none" w:sz="0" w:space="0" w:color="auto"/>
                                <w:left w:val="none" w:sz="0" w:space="0" w:color="auto"/>
                                <w:bottom w:val="none" w:sz="0" w:space="0" w:color="auto"/>
                                <w:right w:val="none" w:sz="0" w:space="0" w:color="auto"/>
                              </w:divBdr>
                            </w:div>
                          </w:divsChild>
                        </w:div>
                        <w:div w:id="2074421648">
                          <w:marLeft w:val="0"/>
                          <w:marRight w:val="0"/>
                          <w:marTop w:val="0"/>
                          <w:marBottom w:val="0"/>
                          <w:divBdr>
                            <w:top w:val="none" w:sz="0" w:space="0" w:color="auto"/>
                            <w:left w:val="none" w:sz="0" w:space="0" w:color="auto"/>
                            <w:bottom w:val="none" w:sz="0" w:space="0" w:color="auto"/>
                            <w:right w:val="none" w:sz="0" w:space="0" w:color="auto"/>
                          </w:divBdr>
                          <w:divsChild>
                            <w:div w:id="964311054">
                              <w:marLeft w:val="0"/>
                              <w:marRight w:val="0"/>
                              <w:marTop w:val="0"/>
                              <w:marBottom w:val="0"/>
                              <w:divBdr>
                                <w:top w:val="none" w:sz="0" w:space="0" w:color="auto"/>
                                <w:left w:val="none" w:sz="0" w:space="0" w:color="auto"/>
                                <w:bottom w:val="none" w:sz="0" w:space="0" w:color="auto"/>
                                <w:right w:val="none" w:sz="0" w:space="0" w:color="auto"/>
                              </w:divBdr>
                            </w:div>
                            <w:div w:id="380521600">
                              <w:marLeft w:val="0"/>
                              <w:marRight w:val="0"/>
                              <w:marTop w:val="0"/>
                              <w:marBottom w:val="0"/>
                              <w:divBdr>
                                <w:top w:val="none" w:sz="0" w:space="0" w:color="auto"/>
                                <w:left w:val="none" w:sz="0" w:space="0" w:color="auto"/>
                                <w:bottom w:val="none" w:sz="0" w:space="0" w:color="auto"/>
                                <w:right w:val="none" w:sz="0" w:space="0" w:color="auto"/>
                              </w:divBdr>
                            </w:div>
                          </w:divsChild>
                        </w:div>
                        <w:div w:id="1737391999">
                          <w:marLeft w:val="0"/>
                          <w:marRight w:val="0"/>
                          <w:marTop w:val="0"/>
                          <w:marBottom w:val="0"/>
                          <w:divBdr>
                            <w:top w:val="none" w:sz="0" w:space="0" w:color="auto"/>
                            <w:left w:val="none" w:sz="0" w:space="0" w:color="auto"/>
                            <w:bottom w:val="none" w:sz="0" w:space="0" w:color="auto"/>
                            <w:right w:val="none" w:sz="0" w:space="0" w:color="auto"/>
                          </w:divBdr>
                          <w:divsChild>
                            <w:div w:id="546264756">
                              <w:marLeft w:val="0"/>
                              <w:marRight w:val="0"/>
                              <w:marTop w:val="0"/>
                              <w:marBottom w:val="0"/>
                              <w:divBdr>
                                <w:top w:val="none" w:sz="0" w:space="0" w:color="auto"/>
                                <w:left w:val="none" w:sz="0" w:space="0" w:color="auto"/>
                                <w:bottom w:val="none" w:sz="0" w:space="0" w:color="auto"/>
                                <w:right w:val="none" w:sz="0" w:space="0" w:color="auto"/>
                              </w:divBdr>
                            </w:div>
                            <w:div w:id="1543514639">
                              <w:marLeft w:val="0"/>
                              <w:marRight w:val="0"/>
                              <w:marTop w:val="0"/>
                              <w:marBottom w:val="0"/>
                              <w:divBdr>
                                <w:top w:val="none" w:sz="0" w:space="0" w:color="auto"/>
                                <w:left w:val="none" w:sz="0" w:space="0" w:color="auto"/>
                                <w:bottom w:val="none" w:sz="0" w:space="0" w:color="auto"/>
                                <w:right w:val="none" w:sz="0" w:space="0" w:color="auto"/>
                              </w:divBdr>
                            </w:div>
                            <w:div w:id="173960556">
                              <w:marLeft w:val="0"/>
                              <w:marRight w:val="0"/>
                              <w:marTop w:val="0"/>
                              <w:marBottom w:val="0"/>
                              <w:divBdr>
                                <w:top w:val="none" w:sz="0" w:space="0" w:color="auto"/>
                                <w:left w:val="none" w:sz="0" w:space="0" w:color="auto"/>
                                <w:bottom w:val="none" w:sz="0" w:space="0" w:color="auto"/>
                                <w:right w:val="none" w:sz="0" w:space="0" w:color="auto"/>
                              </w:divBdr>
                            </w:div>
                            <w:div w:id="1828739141">
                              <w:marLeft w:val="0"/>
                              <w:marRight w:val="0"/>
                              <w:marTop w:val="0"/>
                              <w:marBottom w:val="0"/>
                              <w:divBdr>
                                <w:top w:val="none" w:sz="0" w:space="0" w:color="auto"/>
                                <w:left w:val="none" w:sz="0" w:space="0" w:color="auto"/>
                                <w:bottom w:val="none" w:sz="0" w:space="0" w:color="auto"/>
                                <w:right w:val="none" w:sz="0" w:space="0" w:color="auto"/>
                              </w:divBdr>
                            </w:div>
                          </w:divsChild>
                        </w:div>
                        <w:div w:id="983433573">
                          <w:marLeft w:val="0"/>
                          <w:marRight w:val="0"/>
                          <w:marTop w:val="0"/>
                          <w:marBottom w:val="0"/>
                          <w:divBdr>
                            <w:top w:val="none" w:sz="0" w:space="0" w:color="auto"/>
                            <w:left w:val="none" w:sz="0" w:space="0" w:color="auto"/>
                            <w:bottom w:val="none" w:sz="0" w:space="0" w:color="auto"/>
                            <w:right w:val="none" w:sz="0" w:space="0" w:color="auto"/>
                          </w:divBdr>
                          <w:divsChild>
                            <w:div w:id="1256400100">
                              <w:marLeft w:val="0"/>
                              <w:marRight w:val="0"/>
                              <w:marTop w:val="0"/>
                              <w:marBottom w:val="0"/>
                              <w:divBdr>
                                <w:top w:val="none" w:sz="0" w:space="0" w:color="auto"/>
                                <w:left w:val="none" w:sz="0" w:space="0" w:color="auto"/>
                                <w:bottom w:val="none" w:sz="0" w:space="0" w:color="auto"/>
                                <w:right w:val="none" w:sz="0" w:space="0" w:color="auto"/>
                              </w:divBdr>
                            </w:div>
                            <w:div w:id="1443065742">
                              <w:marLeft w:val="0"/>
                              <w:marRight w:val="0"/>
                              <w:marTop w:val="0"/>
                              <w:marBottom w:val="0"/>
                              <w:divBdr>
                                <w:top w:val="none" w:sz="0" w:space="0" w:color="auto"/>
                                <w:left w:val="none" w:sz="0" w:space="0" w:color="auto"/>
                                <w:bottom w:val="none" w:sz="0" w:space="0" w:color="auto"/>
                                <w:right w:val="none" w:sz="0" w:space="0" w:color="auto"/>
                              </w:divBdr>
                            </w:div>
                          </w:divsChild>
                        </w:div>
                        <w:div w:id="1749768395">
                          <w:marLeft w:val="0"/>
                          <w:marRight w:val="0"/>
                          <w:marTop w:val="0"/>
                          <w:marBottom w:val="0"/>
                          <w:divBdr>
                            <w:top w:val="none" w:sz="0" w:space="0" w:color="auto"/>
                            <w:left w:val="none" w:sz="0" w:space="0" w:color="auto"/>
                            <w:bottom w:val="none" w:sz="0" w:space="0" w:color="auto"/>
                            <w:right w:val="none" w:sz="0" w:space="0" w:color="auto"/>
                          </w:divBdr>
                          <w:divsChild>
                            <w:div w:id="25374640">
                              <w:marLeft w:val="0"/>
                              <w:marRight w:val="0"/>
                              <w:marTop w:val="0"/>
                              <w:marBottom w:val="0"/>
                              <w:divBdr>
                                <w:top w:val="none" w:sz="0" w:space="0" w:color="auto"/>
                                <w:left w:val="none" w:sz="0" w:space="0" w:color="auto"/>
                                <w:bottom w:val="none" w:sz="0" w:space="0" w:color="auto"/>
                                <w:right w:val="none" w:sz="0" w:space="0" w:color="auto"/>
                              </w:divBdr>
                            </w:div>
                            <w:div w:id="2027948802">
                              <w:marLeft w:val="0"/>
                              <w:marRight w:val="0"/>
                              <w:marTop w:val="0"/>
                              <w:marBottom w:val="0"/>
                              <w:divBdr>
                                <w:top w:val="none" w:sz="0" w:space="0" w:color="auto"/>
                                <w:left w:val="none" w:sz="0" w:space="0" w:color="auto"/>
                                <w:bottom w:val="none" w:sz="0" w:space="0" w:color="auto"/>
                                <w:right w:val="none" w:sz="0" w:space="0" w:color="auto"/>
                              </w:divBdr>
                            </w:div>
                          </w:divsChild>
                        </w:div>
                        <w:div w:id="2014333544">
                          <w:marLeft w:val="0"/>
                          <w:marRight w:val="0"/>
                          <w:marTop w:val="0"/>
                          <w:marBottom w:val="0"/>
                          <w:divBdr>
                            <w:top w:val="none" w:sz="0" w:space="0" w:color="auto"/>
                            <w:left w:val="none" w:sz="0" w:space="0" w:color="auto"/>
                            <w:bottom w:val="none" w:sz="0" w:space="0" w:color="auto"/>
                            <w:right w:val="none" w:sz="0" w:space="0" w:color="auto"/>
                          </w:divBdr>
                          <w:divsChild>
                            <w:div w:id="388379701">
                              <w:marLeft w:val="0"/>
                              <w:marRight w:val="0"/>
                              <w:marTop w:val="0"/>
                              <w:marBottom w:val="0"/>
                              <w:divBdr>
                                <w:top w:val="none" w:sz="0" w:space="0" w:color="auto"/>
                                <w:left w:val="none" w:sz="0" w:space="0" w:color="auto"/>
                                <w:bottom w:val="none" w:sz="0" w:space="0" w:color="auto"/>
                                <w:right w:val="none" w:sz="0" w:space="0" w:color="auto"/>
                              </w:divBdr>
                            </w:div>
                          </w:divsChild>
                        </w:div>
                        <w:div w:id="156457799">
                          <w:marLeft w:val="0"/>
                          <w:marRight w:val="0"/>
                          <w:marTop w:val="0"/>
                          <w:marBottom w:val="0"/>
                          <w:divBdr>
                            <w:top w:val="none" w:sz="0" w:space="0" w:color="auto"/>
                            <w:left w:val="none" w:sz="0" w:space="0" w:color="auto"/>
                            <w:bottom w:val="none" w:sz="0" w:space="0" w:color="auto"/>
                            <w:right w:val="none" w:sz="0" w:space="0" w:color="auto"/>
                          </w:divBdr>
                          <w:divsChild>
                            <w:div w:id="513614176">
                              <w:marLeft w:val="0"/>
                              <w:marRight w:val="0"/>
                              <w:marTop w:val="0"/>
                              <w:marBottom w:val="0"/>
                              <w:divBdr>
                                <w:top w:val="none" w:sz="0" w:space="0" w:color="auto"/>
                                <w:left w:val="none" w:sz="0" w:space="0" w:color="auto"/>
                                <w:bottom w:val="none" w:sz="0" w:space="0" w:color="auto"/>
                                <w:right w:val="none" w:sz="0" w:space="0" w:color="auto"/>
                              </w:divBdr>
                            </w:div>
                            <w:div w:id="1658924799">
                              <w:marLeft w:val="0"/>
                              <w:marRight w:val="0"/>
                              <w:marTop w:val="0"/>
                              <w:marBottom w:val="0"/>
                              <w:divBdr>
                                <w:top w:val="none" w:sz="0" w:space="0" w:color="auto"/>
                                <w:left w:val="none" w:sz="0" w:space="0" w:color="auto"/>
                                <w:bottom w:val="none" w:sz="0" w:space="0" w:color="auto"/>
                                <w:right w:val="none" w:sz="0" w:space="0" w:color="auto"/>
                              </w:divBdr>
                            </w:div>
                            <w:div w:id="200630385">
                              <w:marLeft w:val="0"/>
                              <w:marRight w:val="0"/>
                              <w:marTop w:val="0"/>
                              <w:marBottom w:val="0"/>
                              <w:divBdr>
                                <w:top w:val="none" w:sz="0" w:space="0" w:color="auto"/>
                                <w:left w:val="none" w:sz="0" w:space="0" w:color="auto"/>
                                <w:bottom w:val="none" w:sz="0" w:space="0" w:color="auto"/>
                                <w:right w:val="none" w:sz="0" w:space="0" w:color="auto"/>
                              </w:divBdr>
                            </w:div>
                            <w:div w:id="2042364643">
                              <w:marLeft w:val="0"/>
                              <w:marRight w:val="0"/>
                              <w:marTop w:val="0"/>
                              <w:marBottom w:val="0"/>
                              <w:divBdr>
                                <w:top w:val="none" w:sz="0" w:space="0" w:color="auto"/>
                                <w:left w:val="none" w:sz="0" w:space="0" w:color="auto"/>
                                <w:bottom w:val="none" w:sz="0" w:space="0" w:color="auto"/>
                                <w:right w:val="none" w:sz="0" w:space="0" w:color="auto"/>
                              </w:divBdr>
                            </w:div>
                            <w:div w:id="1344747615">
                              <w:marLeft w:val="0"/>
                              <w:marRight w:val="0"/>
                              <w:marTop w:val="0"/>
                              <w:marBottom w:val="0"/>
                              <w:divBdr>
                                <w:top w:val="none" w:sz="0" w:space="0" w:color="auto"/>
                                <w:left w:val="none" w:sz="0" w:space="0" w:color="auto"/>
                                <w:bottom w:val="none" w:sz="0" w:space="0" w:color="auto"/>
                                <w:right w:val="none" w:sz="0" w:space="0" w:color="auto"/>
                              </w:divBdr>
                            </w:div>
                            <w:div w:id="754329421">
                              <w:marLeft w:val="0"/>
                              <w:marRight w:val="0"/>
                              <w:marTop w:val="0"/>
                              <w:marBottom w:val="0"/>
                              <w:divBdr>
                                <w:top w:val="none" w:sz="0" w:space="0" w:color="auto"/>
                                <w:left w:val="none" w:sz="0" w:space="0" w:color="auto"/>
                                <w:bottom w:val="none" w:sz="0" w:space="0" w:color="auto"/>
                                <w:right w:val="none" w:sz="0" w:space="0" w:color="auto"/>
                              </w:divBdr>
                            </w:div>
                            <w:div w:id="1156845927">
                              <w:marLeft w:val="0"/>
                              <w:marRight w:val="0"/>
                              <w:marTop w:val="0"/>
                              <w:marBottom w:val="0"/>
                              <w:divBdr>
                                <w:top w:val="none" w:sz="0" w:space="0" w:color="auto"/>
                                <w:left w:val="none" w:sz="0" w:space="0" w:color="auto"/>
                                <w:bottom w:val="none" w:sz="0" w:space="0" w:color="auto"/>
                                <w:right w:val="none" w:sz="0" w:space="0" w:color="auto"/>
                              </w:divBdr>
                            </w:div>
                            <w:div w:id="590823494">
                              <w:marLeft w:val="0"/>
                              <w:marRight w:val="0"/>
                              <w:marTop w:val="0"/>
                              <w:marBottom w:val="0"/>
                              <w:divBdr>
                                <w:top w:val="none" w:sz="0" w:space="0" w:color="auto"/>
                                <w:left w:val="none" w:sz="0" w:space="0" w:color="auto"/>
                                <w:bottom w:val="none" w:sz="0" w:space="0" w:color="auto"/>
                                <w:right w:val="none" w:sz="0" w:space="0" w:color="auto"/>
                              </w:divBdr>
                            </w:div>
                            <w:div w:id="1550797727">
                              <w:marLeft w:val="0"/>
                              <w:marRight w:val="0"/>
                              <w:marTop w:val="0"/>
                              <w:marBottom w:val="0"/>
                              <w:divBdr>
                                <w:top w:val="none" w:sz="0" w:space="0" w:color="auto"/>
                                <w:left w:val="none" w:sz="0" w:space="0" w:color="auto"/>
                                <w:bottom w:val="none" w:sz="0" w:space="0" w:color="auto"/>
                                <w:right w:val="none" w:sz="0" w:space="0" w:color="auto"/>
                              </w:divBdr>
                            </w:div>
                            <w:div w:id="1083799374">
                              <w:marLeft w:val="0"/>
                              <w:marRight w:val="0"/>
                              <w:marTop w:val="0"/>
                              <w:marBottom w:val="0"/>
                              <w:divBdr>
                                <w:top w:val="none" w:sz="0" w:space="0" w:color="auto"/>
                                <w:left w:val="none" w:sz="0" w:space="0" w:color="auto"/>
                                <w:bottom w:val="none" w:sz="0" w:space="0" w:color="auto"/>
                                <w:right w:val="none" w:sz="0" w:space="0" w:color="auto"/>
                              </w:divBdr>
                            </w:div>
                          </w:divsChild>
                        </w:div>
                        <w:div w:id="582418884">
                          <w:marLeft w:val="0"/>
                          <w:marRight w:val="0"/>
                          <w:marTop w:val="0"/>
                          <w:marBottom w:val="0"/>
                          <w:divBdr>
                            <w:top w:val="none" w:sz="0" w:space="0" w:color="auto"/>
                            <w:left w:val="none" w:sz="0" w:space="0" w:color="auto"/>
                            <w:bottom w:val="none" w:sz="0" w:space="0" w:color="auto"/>
                            <w:right w:val="none" w:sz="0" w:space="0" w:color="auto"/>
                          </w:divBdr>
                          <w:divsChild>
                            <w:div w:id="1171916846">
                              <w:marLeft w:val="0"/>
                              <w:marRight w:val="0"/>
                              <w:marTop w:val="0"/>
                              <w:marBottom w:val="0"/>
                              <w:divBdr>
                                <w:top w:val="none" w:sz="0" w:space="0" w:color="auto"/>
                                <w:left w:val="none" w:sz="0" w:space="0" w:color="auto"/>
                                <w:bottom w:val="none" w:sz="0" w:space="0" w:color="auto"/>
                                <w:right w:val="none" w:sz="0" w:space="0" w:color="auto"/>
                              </w:divBdr>
                            </w:div>
                            <w:div w:id="1691030153">
                              <w:marLeft w:val="0"/>
                              <w:marRight w:val="0"/>
                              <w:marTop w:val="0"/>
                              <w:marBottom w:val="0"/>
                              <w:divBdr>
                                <w:top w:val="none" w:sz="0" w:space="0" w:color="auto"/>
                                <w:left w:val="none" w:sz="0" w:space="0" w:color="auto"/>
                                <w:bottom w:val="none" w:sz="0" w:space="0" w:color="auto"/>
                                <w:right w:val="none" w:sz="0" w:space="0" w:color="auto"/>
                              </w:divBdr>
                            </w:div>
                          </w:divsChild>
                        </w:div>
                        <w:div w:id="2095083329">
                          <w:marLeft w:val="0"/>
                          <w:marRight w:val="0"/>
                          <w:marTop w:val="0"/>
                          <w:marBottom w:val="0"/>
                          <w:divBdr>
                            <w:top w:val="none" w:sz="0" w:space="0" w:color="auto"/>
                            <w:left w:val="none" w:sz="0" w:space="0" w:color="auto"/>
                            <w:bottom w:val="none" w:sz="0" w:space="0" w:color="auto"/>
                            <w:right w:val="none" w:sz="0" w:space="0" w:color="auto"/>
                          </w:divBdr>
                          <w:divsChild>
                            <w:div w:id="1423574526">
                              <w:marLeft w:val="0"/>
                              <w:marRight w:val="0"/>
                              <w:marTop w:val="0"/>
                              <w:marBottom w:val="0"/>
                              <w:divBdr>
                                <w:top w:val="none" w:sz="0" w:space="0" w:color="auto"/>
                                <w:left w:val="none" w:sz="0" w:space="0" w:color="auto"/>
                                <w:bottom w:val="none" w:sz="0" w:space="0" w:color="auto"/>
                                <w:right w:val="none" w:sz="0" w:space="0" w:color="auto"/>
                              </w:divBdr>
                            </w:div>
                            <w:div w:id="1948658004">
                              <w:marLeft w:val="0"/>
                              <w:marRight w:val="0"/>
                              <w:marTop w:val="0"/>
                              <w:marBottom w:val="0"/>
                              <w:divBdr>
                                <w:top w:val="none" w:sz="0" w:space="0" w:color="auto"/>
                                <w:left w:val="none" w:sz="0" w:space="0" w:color="auto"/>
                                <w:bottom w:val="none" w:sz="0" w:space="0" w:color="auto"/>
                                <w:right w:val="none" w:sz="0" w:space="0" w:color="auto"/>
                              </w:divBdr>
                            </w:div>
                          </w:divsChild>
                        </w:div>
                        <w:div w:id="1118644570">
                          <w:marLeft w:val="0"/>
                          <w:marRight w:val="0"/>
                          <w:marTop w:val="0"/>
                          <w:marBottom w:val="0"/>
                          <w:divBdr>
                            <w:top w:val="none" w:sz="0" w:space="0" w:color="auto"/>
                            <w:left w:val="none" w:sz="0" w:space="0" w:color="auto"/>
                            <w:bottom w:val="none" w:sz="0" w:space="0" w:color="auto"/>
                            <w:right w:val="none" w:sz="0" w:space="0" w:color="auto"/>
                          </w:divBdr>
                          <w:divsChild>
                            <w:div w:id="1065447594">
                              <w:marLeft w:val="0"/>
                              <w:marRight w:val="0"/>
                              <w:marTop w:val="0"/>
                              <w:marBottom w:val="0"/>
                              <w:divBdr>
                                <w:top w:val="none" w:sz="0" w:space="0" w:color="auto"/>
                                <w:left w:val="none" w:sz="0" w:space="0" w:color="auto"/>
                                <w:bottom w:val="none" w:sz="0" w:space="0" w:color="auto"/>
                                <w:right w:val="none" w:sz="0" w:space="0" w:color="auto"/>
                              </w:divBdr>
                            </w:div>
                          </w:divsChild>
                        </w:div>
                        <w:div w:id="1755012452">
                          <w:marLeft w:val="0"/>
                          <w:marRight w:val="0"/>
                          <w:marTop w:val="0"/>
                          <w:marBottom w:val="0"/>
                          <w:divBdr>
                            <w:top w:val="none" w:sz="0" w:space="0" w:color="auto"/>
                            <w:left w:val="none" w:sz="0" w:space="0" w:color="auto"/>
                            <w:bottom w:val="none" w:sz="0" w:space="0" w:color="auto"/>
                            <w:right w:val="none" w:sz="0" w:space="0" w:color="auto"/>
                          </w:divBdr>
                          <w:divsChild>
                            <w:div w:id="1678996694">
                              <w:marLeft w:val="0"/>
                              <w:marRight w:val="0"/>
                              <w:marTop w:val="0"/>
                              <w:marBottom w:val="0"/>
                              <w:divBdr>
                                <w:top w:val="none" w:sz="0" w:space="0" w:color="auto"/>
                                <w:left w:val="none" w:sz="0" w:space="0" w:color="auto"/>
                                <w:bottom w:val="none" w:sz="0" w:space="0" w:color="auto"/>
                                <w:right w:val="none" w:sz="0" w:space="0" w:color="auto"/>
                              </w:divBdr>
                            </w:div>
                            <w:div w:id="1744721141">
                              <w:marLeft w:val="0"/>
                              <w:marRight w:val="0"/>
                              <w:marTop w:val="0"/>
                              <w:marBottom w:val="0"/>
                              <w:divBdr>
                                <w:top w:val="none" w:sz="0" w:space="0" w:color="auto"/>
                                <w:left w:val="none" w:sz="0" w:space="0" w:color="auto"/>
                                <w:bottom w:val="none" w:sz="0" w:space="0" w:color="auto"/>
                                <w:right w:val="none" w:sz="0" w:space="0" w:color="auto"/>
                              </w:divBdr>
                            </w:div>
                          </w:divsChild>
                        </w:div>
                        <w:div w:id="1664624945">
                          <w:marLeft w:val="0"/>
                          <w:marRight w:val="0"/>
                          <w:marTop w:val="0"/>
                          <w:marBottom w:val="0"/>
                          <w:divBdr>
                            <w:top w:val="none" w:sz="0" w:space="0" w:color="auto"/>
                            <w:left w:val="none" w:sz="0" w:space="0" w:color="auto"/>
                            <w:bottom w:val="none" w:sz="0" w:space="0" w:color="auto"/>
                            <w:right w:val="none" w:sz="0" w:space="0" w:color="auto"/>
                          </w:divBdr>
                          <w:divsChild>
                            <w:div w:id="1684700745">
                              <w:marLeft w:val="0"/>
                              <w:marRight w:val="0"/>
                              <w:marTop w:val="0"/>
                              <w:marBottom w:val="0"/>
                              <w:divBdr>
                                <w:top w:val="none" w:sz="0" w:space="0" w:color="auto"/>
                                <w:left w:val="none" w:sz="0" w:space="0" w:color="auto"/>
                                <w:bottom w:val="none" w:sz="0" w:space="0" w:color="auto"/>
                                <w:right w:val="none" w:sz="0" w:space="0" w:color="auto"/>
                              </w:divBdr>
                            </w:div>
                            <w:div w:id="1704668983">
                              <w:marLeft w:val="0"/>
                              <w:marRight w:val="0"/>
                              <w:marTop w:val="0"/>
                              <w:marBottom w:val="0"/>
                              <w:divBdr>
                                <w:top w:val="none" w:sz="0" w:space="0" w:color="auto"/>
                                <w:left w:val="none" w:sz="0" w:space="0" w:color="auto"/>
                                <w:bottom w:val="none" w:sz="0" w:space="0" w:color="auto"/>
                                <w:right w:val="none" w:sz="0" w:space="0" w:color="auto"/>
                              </w:divBdr>
                            </w:div>
                          </w:divsChild>
                        </w:div>
                        <w:div w:id="1337222336">
                          <w:marLeft w:val="0"/>
                          <w:marRight w:val="0"/>
                          <w:marTop w:val="0"/>
                          <w:marBottom w:val="0"/>
                          <w:divBdr>
                            <w:top w:val="none" w:sz="0" w:space="0" w:color="auto"/>
                            <w:left w:val="none" w:sz="0" w:space="0" w:color="auto"/>
                            <w:bottom w:val="none" w:sz="0" w:space="0" w:color="auto"/>
                            <w:right w:val="none" w:sz="0" w:space="0" w:color="auto"/>
                          </w:divBdr>
                          <w:divsChild>
                            <w:div w:id="1665550654">
                              <w:marLeft w:val="0"/>
                              <w:marRight w:val="0"/>
                              <w:marTop w:val="0"/>
                              <w:marBottom w:val="0"/>
                              <w:divBdr>
                                <w:top w:val="none" w:sz="0" w:space="0" w:color="auto"/>
                                <w:left w:val="none" w:sz="0" w:space="0" w:color="auto"/>
                                <w:bottom w:val="none" w:sz="0" w:space="0" w:color="auto"/>
                                <w:right w:val="none" w:sz="0" w:space="0" w:color="auto"/>
                              </w:divBdr>
                            </w:div>
                            <w:div w:id="1838688434">
                              <w:marLeft w:val="0"/>
                              <w:marRight w:val="0"/>
                              <w:marTop w:val="0"/>
                              <w:marBottom w:val="0"/>
                              <w:divBdr>
                                <w:top w:val="none" w:sz="0" w:space="0" w:color="auto"/>
                                <w:left w:val="none" w:sz="0" w:space="0" w:color="auto"/>
                                <w:bottom w:val="none" w:sz="0" w:space="0" w:color="auto"/>
                                <w:right w:val="none" w:sz="0" w:space="0" w:color="auto"/>
                              </w:divBdr>
                            </w:div>
                          </w:divsChild>
                        </w:div>
                        <w:div w:id="2029136028">
                          <w:marLeft w:val="0"/>
                          <w:marRight w:val="0"/>
                          <w:marTop w:val="0"/>
                          <w:marBottom w:val="0"/>
                          <w:divBdr>
                            <w:top w:val="none" w:sz="0" w:space="0" w:color="auto"/>
                            <w:left w:val="none" w:sz="0" w:space="0" w:color="auto"/>
                            <w:bottom w:val="none" w:sz="0" w:space="0" w:color="auto"/>
                            <w:right w:val="none" w:sz="0" w:space="0" w:color="auto"/>
                          </w:divBdr>
                          <w:divsChild>
                            <w:div w:id="1350566835">
                              <w:marLeft w:val="0"/>
                              <w:marRight w:val="0"/>
                              <w:marTop w:val="0"/>
                              <w:marBottom w:val="0"/>
                              <w:divBdr>
                                <w:top w:val="none" w:sz="0" w:space="0" w:color="auto"/>
                                <w:left w:val="none" w:sz="0" w:space="0" w:color="auto"/>
                                <w:bottom w:val="none" w:sz="0" w:space="0" w:color="auto"/>
                                <w:right w:val="none" w:sz="0" w:space="0" w:color="auto"/>
                              </w:divBdr>
                            </w:div>
                          </w:divsChild>
                        </w:div>
                        <w:div w:id="1542739954">
                          <w:marLeft w:val="0"/>
                          <w:marRight w:val="0"/>
                          <w:marTop w:val="0"/>
                          <w:marBottom w:val="0"/>
                          <w:divBdr>
                            <w:top w:val="none" w:sz="0" w:space="0" w:color="auto"/>
                            <w:left w:val="none" w:sz="0" w:space="0" w:color="auto"/>
                            <w:bottom w:val="none" w:sz="0" w:space="0" w:color="auto"/>
                            <w:right w:val="none" w:sz="0" w:space="0" w:color="auto"/>
                          </w:divBdr>
                          <w:divsChild>
                            <w:div w:id="108009748">
                              <w:marLeft w:val="0"/>
                              <w:marRight w:val="0"/>
                              <w:marTop w:val="0"/>
                              <w:marBottom w:val="0"/>
                              <w:divBdr>
                                <w:top w:val="none" w:sz="0" w:space="0" w:color="auto"/>
                                <w:left w:val="none" w:sz="0" w:space="0" w:color="auto"/>
                                <w:bottom w:val="none" w:sz="0" w:space="0" w:color="auto"/>
                                <w:right w:val="none" w:sz="0" w:space="0" w:color="auto"/>
                              </w:divBdr>
                            </w:div>
                            <w:div w:id="289214591">
                              <w:marLeft w:val="0"/>
                              <w:marRight w:val="0"/>
                              <w:marTop w:val="0"/>
                              <w:marBottom w:val="0"/>
                              <w:divBdr>
                                <w:top w:val="none" w:sz="0" w:space="0" w:color="auto"/>
                                <w:left w:val="none" w:sz="0" w:space="0" w:color="auto"/>
                                <w:bottom w:val="none" w:sz="0" w:space="0" w:color="auto"/>
                                <w:right w:val="none" w:sz="0" w:space="0" w:color="auto"/>
                              </w:divBdr>
                            </w:div>
                          </w:divsChild>
                        </w:div>
                        <w:div w:id="1933926045">
                          <w:marLeft w:val="0"/>
                          <w:marRight w:val="0"/>
                          <w:marTop w:val="0"/>
                          <w:marBottom w:val="0"/>
                          <w:divBdr>
                            <w:top w:val="none" w:sz="0" w:space="0" w:color="auto"/>
                            <w:left w:val="none" w:sz="0" w:space="0" w:color="auto"/>
                            <w:bottom w:val="none" w:sz="0" w:space="0" w:color="auto"/>
                            <w:right w:val="none" w:sz="0" w:space="0" w:color="auto"/>
                          </w:divBdr>
                          <w:divsChild>
                            <w:div w:id="231352195">
                              <w:marLeft w:val="0"/>
                              <w:marRight w:val="0"/>
                              <w:marTop w:val="0"/>
                              <w:marBottom w:val="0"/>
                              <w:divBdr>
                                <w:top w:val="none" w:sz="0" w:space="0" w:color="auto"/>
                                <w:left w:val="none" w:sz="0" w:space="0" w:color="auto"/>
                                <w:bottom w:val="none" w:sz="0" w:space="0" w:color="auto"/>
                                <w:right w:val="none" w:sz="0" w:space="0" w:color="auto"/>
                              </w:divBdr>
                            </w:div>
                          </w:divsChild>
                        </w:div>
                        <w:div w:id="1846943865">
                          <w:marLeft w:val="0"/>
                          <w:marRight w:val="0"/>
                          <w:marTop w:val="0"/>
                          <w:marBottom w:val="0"/>
                          <w:divBdr>
                            <w:top w:val="none" w:sz="0" w:space="0" w:color="auto"/>
                            <w:left w:val="none" w:sz="0" w:space="0" w:color="auto"/>
                            <w:bottom w:val="none" w:sz="0" w:space="0" w:color="auto"/>
                            <w:right w:val="none" w:sz="0" w:space="0" w:color="auto"/>
                          </w:divBdr>
                          <w:divsChild>
                            <w:div w:id="1298098771">
                              <w:marLeft w:val="0"/>
                              <w:marRight w:val="0"/>
                              <w:marTop w:val="0"/>
                              <w:marBottom w:val="0"/>
                              <w:divBdr>
                                <w:top w:val="none" w:sz="0" w:space="0" w:color="auto"/>
                                <w:left w:val="none" w:sz="0" w:space="0" w:color="auto"/>
                                <w:bottom w:val="none" w:sz="0" w:space="0" w:color="auto"/>
                                <w:right w:val="none" w:sz="0" w:space="0" w:color="auto"/>
                              </w:divBdr>
                            </w:div>
                            <w:div w:id="338703937">
                              <w:marLeft w:val="0"/>
                              <w:marRight w:val="0"/>
                              <w:marTop w:val="0"/>
                              <w:marBottom w:val="0"/>
                              <w:divBdr>
                                <w:top w:val="none" w:sz="0" w:space="0" w:color="auto"/>
                                <w:left w:val="none" w:sz="0" w:space="0" w:color="auto"/>
                                <w:bottom w:val="none" w:sz="0" w:space="0" w:color="auto"/>
                                <w:right w:val="none" w:sz="0" w:space="0" w:color="auto"/>
                              </w:divBdr>
                            </w:div>
                            <w:div w:id="17231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711294">
          <w:marLeft w:val="0"/>
          <w:marRight w:val="0"/>
          <w:marTop w:val="0"/>
          <w:marBottom w:val="0"/>
          <w:divBdr>
            <w:top w:val="none" w:sz="0" w:space="0" w:color="auto"/>
            <w:left w:val="none" w:sz="0" w:space="0" w:color="auto"/>
            <w:bottom w:val="none" w:sz="0" w:space="0" w:color="auto"/>
            <w:right w:val="none" w:sz="0" w:space="0" w:color="auto"/>
          </w:divBdr>
          <w:divsChild>
            <w:div w:id="1028943745">
              <w:marLeft w:val="0"/>
              <w:marRight w:val="0"/>
              <w:marTop w:val="0"/>
              <w:marBottom w:val="0"/>
              <w:divBdr>
                <w:top w:val="none" w:sz="0" w:space="0" w:color="auto"/>
                <w:left w:val="none" w:sz="0" w:space="0" w:color="auto"/>
                <w:bottom w:val="none" w:sz="0" w:space="0" w:color="auto"/>
                <w:right w:val="none" w:sz="0" w:space="0" w:color="auto"/>
              </w:divBdr>
              <w:divsChild>
                <w:div w:id="199827223">
                  <w:marLeft w:val="0"/>
                  <w:marRight w:val="0"/>
                  <w:marTop w:val="0"/>
                  <w:marBottom w:val="0"/>
                  <w:divBdr>
                    <w:top w:val="none" w:sz="0" w:space="0" w:color="auto"/>
                    <w:left w:val="none" w:sz="0" w:space="0" w:color="auto"/>
                    <w:bottom w:val="none" w:sz="0" w:space="0" w:color="auto"/>
                    <w:right w:val="none" w:sz="0" w:space="0" w:color="auto"/>
                  </w:divBdr>
                  <w:divsChild>
                    <w:div w:id="36203181">
                      <w:marLeft w:val="0"/>
                      <w:marRight w:val="0"/>
                      <w:marTop w:val="0"/>
                      <w:marBottom w:val="0"/>
                      <w:divBdr>
                        <w:top w:val="none" w:sz="0" w:space="0" w:color="auto"/>
                        <w:left w:val="none" w:sz="0" w:space="0" w:color="auto"/>
                        <w:bottom w:val="none" w:sz="0" w:space="0" w:color="auto"/>
                        <w:right w:val="none" w:sz="0" w:space="0" w:color="auto"/>
                      </w:divBdr>
                      <w:divsChild>
                        <w:div w:id="906038406">
                          <w:marLeft w:val="0"/>
                          <w:marRight w:val="0"/>
                          <w:marTop w:val="0"/>
                          <w:marBottom w:val="0"/>
                          <w:divBdr>
                            <w:top w:val="none" w:sz="0" w:space="0" w:color="auto"/>
                            <w:left w:val="none" w:sz="0" w:space="0" w:color="auto"/>
                            <w:bottom w:val="none" w:sz="0" w:space="0" w:color="auto"/>
                            <w:right w:val="none" w:sz="0" w:space="0" w:color="auto"/>
                          </w:divBdr>
                        </w:div>
                        <w:div w:id="2002846991">
                          <w:marLeft w:val="0"/>
                          <w:marRight w:val="0"/>
                          <w:marTop w:val="0"/>
                          <w:marBottom w:val="0"/>
                          <w:divBdr>
                            <w:top w:val="none" w:sz="0" w:space="0" w:color="auto"/>
                            <w:left w:val="none" w:sz="0" w:space="0" w:color="auto"/>
                            <w:bottom w:val="none" w:sz="0" w:space="0" w:color="auto"/>
                            <w:right w:val="none" w:sz="0" w:space="0" w:color="auto"/>
                          </w:divBdr>
                        </w:div>
                        <w:div w:id="230578357">
                          <w:marLeft w:val="0"/>
                          <w:marRight w:val="0"/>
                          <w:marTop w:val="0"/>
                          <w:marBottom w:val="0"/>
                          <w:divBdr>
                            <w:top w:val="none" w:sz="0" w:space="0" w:color="auto"/>
                            <w:left w:val="none" w:sz="0" w:space="0" w:color="auto"/>
                            <w:bottom w:val="none" w:sz="0" w:space="0" w:color="auto"/>
                            <w:right w:val="none" w:sz="0" w:space="0" w:color="auto"/>
                          </w:divBdr>
                        </w:div>
                        <w:div w:id="995038258">
                          <w:marLeft w:val="0"/>
                          <w:marRight w:val="0"/>
                          <w:marTop w:val="0"/>
                          <w:marBottom w:val="0"/>
                          <w:divBdr>
                            <w:top w:val="none" w:sz="0" w:space="0" w:color="auto"/>
                            <w:left w:val="none" w:sz="0" w:space="0" w:color="auto"/>
                            <w:bottom w:val="none" w:sz="0" w:space="0" w:color="auto"/>
                            <w:right w:val="none" w:sz="0" w:space="0" w:color="auto"/>
                          </w:divBdr>
                        </w:div>
                        <w:div w:id="1600212706">
                          <w:marLeft w:val="0"/>
                          <w:marRight w:val="0"/>
                          <w:marTop w:val="0"/>
                          <w:marBottom w:val="0"/>
                          <w:divBdr>
                            <w:top w:val="none" w:sz="0" w:space="0" w:color="auto"/>
                            <w:left w:val="none" w:sz="0" w:space="0" w:color="auto"/>
                            <w:bottom w:val="none" w:sz="0" w:space="0" w:color="auto"/>
                            <w:right w:val="none" w:sz="0" w:space="0" w:color="auto"/>
                          </w:divBdr>
                        </w:div>
                        <w:div w:id="1089889787">
                          <w:marLeft w:val="0"/>
                          <w:marRight w:val="0"/>
                          <w:marTop w:val="0"/>
                          <w:marBottom w:val="0"/>
                          <w:divBdr>
                            <w:top w:val="none" w:sz="0" w:space="0" w:color="auto"/>
                            <w:left w:val="none" w:sz="0" w:space="0" w:color="auto"/>
                            <w:bottom w:val="none" w:sz="0" w:space="0" w:color="auto"/>
                            <w:right w:val="none" w:sz="0" w:space="0" w:color="auto"/>
                          </w:divBdr>
                        </w:div>
                        <w:div w:id="1671520703">
                          <w:marLeft w:val="0"/>
                          <w:marRight w:val="0"/>
                          <w:marTop w:val="0"/>
                          <w:marBottom w:val="0"/>
                          <w:divBdr>
                            <w:top w:val="none" w:sz="0" w:space="0" w:color="auto"/>
                            <w:left w:val="none" w:sz="0" w:space="0" w:color="auto"/>
                            <w:bottom w:val="none" w:sz="0" w:space="0" w:color="auto"/>
                            <w:right w:val="none" w:sz="0" w:space="0" w:color="auto"/>
                          </w:divBdr>
                        </w:div>
                        <w:div w:id="1870101155">
                          <w:marLeft w:val="0"/>
                          <w:marRight w:val="0"/>
                          <w:marTop w:val="0"/>
                          <w:marBottom w:val="0"/>
                          <w:divBdr>
                            <w:top w:val="none" w:sz="0" w:space="0" w:color="auto"/>
                            <w:left w:val="none" w:sz="0" w:space="0" w:color="auto"/>
                            <w:bottom w:val="none" w:sz="0" w:space="0" w:color="auto"/>
                            <w:right w:val="none" w:sz="0" w:space="0" w:color="auto"/>
                          </w:divBdr>
                        </w:div>
                        <w:div w:id="1597249136">
                          <w:marLeft w:val="0"/>
                          <w:marRight w:val="0"/>
                          <w:marTop w:val="0"/>
                          <w:marBottom w:val="0"/>
                          <w:divBdr>
                            <w:top w:val="none" w:sz="0" w:space="0" w:color="auto"/>
                            <w:left w:val="none" w:sz="0" w:space="0" w:color="auto"/>
                            <w:bottom w:val="none" w:sz="0" w:space="0" w:color="auto"/>
                            <w:right w:val="none" w:sz="0" w:space="0" w:color="auto"/>
                          </w:divBdr>
                        </w:div>
                        <w:div w:id="1580602931">
                          <w:marLeft w:val="0"/>
                          <w:marRight w:val="0"/>
                          <w:marTop w:val="0"/>
                          <w:marBottom w:val="0"/>
                          <w:divBdr>
                            <w:top w:val="none" w:sz="0" w:space="0" w:color="auto"/>
                            <w:left w:val="none" w:sz="0" w:space="0" w:color="auto"/>
                            <w:bottom w:val="none" w:sz="0" w:space="0" w:color="auto"/>
                            <w:right w:val="none" w:sz="0" w:space="0" w:color="auto"/>
                          </w:divBdr>
                        </w:div>
                        <w:div w:id="739210277">
                          <w:marLeft w:val="0"/>
                          <w:marRight w:val="0"/>
                          <w:marTop w:val="0"/>
                          <w:marBottom w:val="0"/>
                          <w:divBdr>
                            <w:top w:val="none" w:sz="0" w:space="0" w:color="auto"/>
                            <w:left w:val="none" w:sz="0" w:space="0" w:color="auto"/>
                            <w:bottom w:val="none" w:sz="0" w:space="0" w:color="auto"/>
                            <w:right w:val="none" w:sz="0" w:space="0" w:color="auto"/>
                          </w:divBdr>
                        </w:div>
                        <w:div w:id="1406151568">
                          <w:marLeft w:val="0"/>
                          <w:marRight w:val="0"/>
                          <w:marTop w:val="0"/>
                          <w:marBottom w:val="0"/>
                          <w:divBdr>
                            <w:top w:val="none" w:sz="0" w:space="0" w:color="auto"/>
                            <w:left w:val="none" w:sz="0" w:space="0" w:color="auto"/>
                            <w:bottom w:val="none" w:sz="0" w:space="0" w:color="auto"/>
                            <w:right w:val="none" w:sz="0" w:space="0" w:color="auto"/>
                          </w:divBdr>
                        </w:div>
                        <w:div w:id="1460416256">
                          <w:marLeft w:val="0"/>
                          <w:marRight w:val="0"/>
                          <w:marTop w:val="0"/>
                          <w:marBottom w:val="0"/>
                          <w:divBdr>
                            <w:top w:val="none" w:sz="0" w:space="0" w:color="auto"/>
                            <w:left w:val="none" w:sz="0" w:space="0" w:color="auto"/>
                            <w:bottom w:val="none" w:sz="0" w:space="0" w:color="auto"/>
                            <w:right w:val="none" w:sz="0" w:space="0" w:color="auto"/>
                          </w:divBdr>
                        </w:div>
                        <w:div w:id="672298991">
                          <w:marLeft w:val="0"/>
                          <w:marRight w:val="0"/>
                          <w:marTop w:val="0"/>
                          <w:marBottom w:val="0"/>
                          <w:divBdr>
                            <w:top w:val="none" w:sz="0" w:space="0" w:color="auto"/>
                            <w:left w:val="none" w:sz="0" w:space="0" w:color="auto"/>
                            <w:bottom w:val="none" w:sz="0" w:space="0" w:color="auto"/>
                            <w:right w:val="none" w:sz="0" w:space="0" w:color="auto"/>
                          </w:divBdr>
                        </w:div>
                        <w:div w:id="936328648">
                          <w:marLeft w:val="0"/>
                          <w:marRight w:val="0"/>
                          <w:marTop w:val="0"/>
                          <w:marBottom w:val="0"/>
                          <w:divBdr>
                            <w:top w:val="none" w:sz="0" w:space="0" w:color="auto"/>
                            <w:left w:val="none" w:sz="0" w:space="0" w:color="auto"/>
                            <w:bottom w:val="none" w:sz="0" w:space="0" w:color="auto"/>
                            <w:right w:val="none" w:sz="0" w:space="0" w:color="auto"/>
                          </w:divBdr>
                        </w:div>
                        <w:div w:id="693581602">
                          <w:marLeft w:val="0"/>
                          <w:marRight w:val="0"/>
                          <w:marTop w:val="0"/>
                          <w:marBottom w:val="0"/>
                          <w:divBdr>
                            <w:top w:val="none" w:sz="0" w:space="0" w:color="auto"/>
                            <w:left w:val="none" w:sz="0" w:space="0" w:color="auto"/>
                            <w:bottom w:val="none" w:sz="0" w:space="0" w:color="auto"/>
                            <w:right w:val="none" w:sz="0" w:space="0" w:color="auto"/>
                          </w:divBdr>
                        </w:div>
                        <w:div w:id="892153439">
                          <w:marLeft w:val="0"/>
                          <w:marRight w:val="0"/>
                          <w:marTop w:val="0"/>
                          <w:marBottom w:val="0"/>
                          <w:divBdr>
                            <w:top w:val="none" w:sz="0" w:space="0" w:color="auto"/>
                            <w:left w:val="none" w:sz="0" w:space="0" w:color="auto"/>
                            <w:bottom w:val="none" w:sz="0" w:space="0" w:color="auto"/>
                            <w:right w:val="none" w:sz="0" w:space="0" w:color="auto"/>
                          </w:divBdr>
                        </w:div>
                        <w:div w:id="43137452">
                          <w:marLeft w:val="0"/>
                          <w:marRight w:val="0"/>
                          <w:marTop w:val="0"/>
                          <w:marBottom w:val="0"/>
                          <w:divBdr>
                            <w:top w:val="none" w:sz="0" w:space="0" w:color="auto"/>
                            <w:left w:val="none" w:sz="0" w:space="0" w:color="auto"/>
                            <w:bottom w:val="none" w:sz="0" w:space="0" w:color="auto"/>
                            <w:right w:val="none" w:sz="0" w:space="0" w:color="auto"/>
                          </w:divBdr>
                        </w:div>
                        <w:div w:id="395783441">
                          <w:marLeft w:val="0"/>
                          <w:marRight w:val="0"/>
                          <w:marTop w:val="0"/>
                          <w:marBottom w:val="0"/>
                          <w:divBdr>
                            <w:top w:val="none" w:sz="0" w:space="0" w:color="auto"/>
                            <w:left w:val="none" w:sz="0" w:space="0" w:color="auto"/>
                            <w:bottom w:val="none" w:sz="0" w:space="0" w:color="auto"/>
                            <w:right w:val="none" w:sz="0" w:space="0" w:color="auto"/>
                          </w:divBdr>
                        </w:div>
                        <w:div w:id="43717028">
                          <w:marLeft w:val="0"/>
                          <w:marRight w:val="0"/>
                          <w:marTop w:val="0"/>
                          <w:marBottom w:val="0"/>
                          <w:divBdr>
                            <w:top w:val="none" w:sz="0" w:space="0" w:color="auto"/>
                            <w:left w:val="none" w:sz="0" w:space="0" w:color="auto"/>
                            <w:bottom w:val="none" w:sz="0" w:space="0" w:color="auto"/>
                            <w:right w:val="none" w:sz="0" w:space="0" w:color="auto"/>
                          </w:divBdr>
                        </w:div>
                        <w:div w:id="1298532633">
                          <w:marLeft w:val="0"/>
                          <w:marRight w:val="0"/>
                          <w:marTop w:val="0"/>
                          <w:marBottom w:val="0"/>
                          <w:divBdr>
                            <w:top w:val="none" w:sz="0" w:space="0" w:color="auto"/>
                            <w:left w:val="none" w:sz="0" w:space="0" w:color="auto"/>
                            <w:bottom w:val="none" w:sz="0" w:space="0" w:color="auto"/>
                            <w:right w:val="none" w:sz="0" w:space="0" w:color="auto"/>
                          </w:divBdr>
                        </w:div>
                        <w:div w:id="216282622">
                          <w:marLeft w:val="0"/>
                          <w:marRight w:val="0"/>
                          <w:marTop w:val="0"/>
                          <w:marBottom w:val="0"/>
                          <w:divBdr>
                            <w:top w:val="none" w:sz="0" w:space="0" w:color="auto"/>
                            <w:left w:val="none" w:sz="0" w:space="0" w:color="auto"/>
                            <w:bottom w:val="none" w:sz="0" w:space="0" w:color="auto"/>
                            <w:right w:val="none" w:sz="0" w:space="0" w:color="auto"/>
                          </w:divBdr>
                        </w:div>
                        <w:div w:id="1805154981">
                          <w:marLeft w:val="0"/>
                          <w:marRight w:val="0"/>
                          <w:marTop w:val="0"/>
                          <w:marBottom w:val="0"/>
                          <w:divBdr>
                            <w:top w:val="none" w:sz="0" w:space="0" w:color="auto"/>
                            <w:left w:val="none" w:sz="0" w:space="0" w:color="auto"/>
                            <w:bottom w:val="none" w:sz="0" w:space="0" w:color="auto"/>
                            <w:right w:val="none" w:sz="0" w:space="0" w:color="auto"/>
                          </w:divBdr>
                        </w:div>
                        <w:div w:id="922882485">
                          <w:marLeft w:val="0"/>
                          <w:marRight w:val="0"/>
                          <w:marTop w:val="0"/>
                          <w:marBottom w:val="0"/>
                          <w:divBdr>
                            <w:top w:val="none" w:sz="0" w:space="0" w:color="auto"/>
                            <w:left w:val="none" w:sz="0" w:space="0" w:color="auto"/>
                            <w:bottom w:val="none" w:sz="0" w:space="0" w:color="auto"/>
                            <w:right w:val="none" w:sz="0" w:space="0" w:color="auto"/>
                          </w:divBdr>
                        </w:div>
                        <w:div w:id="1208026042">
                          <w:marLeft w:val="0"/>
                          <w:marRight w:val="0"/>
                          <w:marTop w:val="0"/>
                          <w:marBottom w:val="0"/>
                          <w:divBdr>
                            <w:top w:val="none" w:sz="0" w:space="0" w:color="auto"/>
                            <w:left w:val="none" w:sz="0" w:space="0" w:color="auto"/>
                            <w:bottom w:val="none" w:sz="0" w:space="0" w:color="auto"/>
                            <w:right w:val="none" w:sz="0" w:space="0" w:color="auto"/>
                          </w:divBdr>
                        </w:div>
                        <w:div w:id="1884440310">
                          <w:marLeft w:val="0"/>
                          <w:marRight w:val="0"/>
                          <w:marTop w:val="0"/>
                          <w:marBottom w:val="0"/>
                          <w:divBdr>
                            <w:top w:val="none" w:sz="0" w:space="0" w:color="auto"/>
                            <w:left w:val="none" w:sz="0" w:space="0" w:color="auto"/>
                            <w:bottom w:val="none" w:sz="0" w:space="0" w:color="auto"/>
                            <w:right w:val="none" w:sz="0" w:space="0" w:color="auto"/>
                          </w:divBdr>
                        </w:div>
                        <w:div w:id="1456292903">
                          <w:marLeft w:val="0"/>
                          <w:marRight w:val="0"/>
                          <w:marTop w:val="0"/>
                          <w:marBottom w:val="0"/>
                          <w:divBdr>
                            <w:top w:val="none" w:sz="0" w:space="0" w:color="auto"/>
                            <w:left w:val="none" w:sz="0" w:space="0" w:color="auto"/>
                            <w:bottom w:val="none" w:sz="0" w:space="0" w:color="auto"/>
                            <w:right w:val="none" w:sz="0" w:space="0" w:color="auto"/>
                          </w:divBdr>
                        </w:div>
                        <w:div w:id="409741755">
                          <w:marLeft w:val="0"/>
                          <w:marRight w:val="0"/>
                          <w:marTop w:val="0"/>
                          <w:marBottom w:val="0"/>
                          <w:divBdr>
                            <w:top w:val="none" w:sz="0" w:space="0" w:color="auto"/>
                            <w:left w:val="none" w:sz="0" w:space="0" w:color="auto"/>
                            <w:bottom w:val="none" w:sz="0" w:space="0" w:color="auto"/>
                            <w:right w:val="none" w:sz="0" w:space="0" w:color="auto"/>
                          </w:divBdr>
                        </w:div>
                        <w:div w:id="1867138186">
                          <w:marLeft w:val="0"/>
                          <w:marRight w:val="0"/>
                          <w:marTop w:val="0"/>
                          <w:marBottom w:val="0"/>
                          <w:divBdr>
                            <w:top w:val="none" w:sz="0" w:space="0" w:color="auto"/>
                            <w:left w:val="none" w:sz="0" w:space="0" w:color="auto"/>
                            <w:bottom w:val="none" w:sz="0" w:space="0" w:color="auto"/>
                            <w:right w:val="none" w:sz="0" w:space="0" w:color="auto"/>
                          </w:divBdr>
                        </w:div>
                        <w:div w:id="2122063432">
                          <w:marLeft w:val="0"/>
                          <w:marRight w:val="0"/>
                          <w:marTop w:val="0"/>
                          <w:marBottom w:val="0"/>
                          <w:divBdr>
                            <w:top w:val="none" w:sz="0" w:space="0" w:color="auto"/>
                            <w:left w:val="none" w:sz="0" w:space="0" w:color="auto"/>
                            <w:bottom w:val="none" w:sz="0" w:space="0" w:color="auto"/>
                            <w:right w:val="none" w:sz="0" w:space="0" w:color="auto"/>
                          </w:divBdr>
                        </w:div>
                        <w:div w:id="1292976252">
                          <w:marLeft w:val="0"/>
                          <w:marRight w:val="0"/>
                          <w:marTop w:val="0"/>
                          <w:marBottom w:val="0"/>
                          <w:divBdr>
                            <w:top w:val="none" w:sz="0" w:space="0" w:color="auto"/>
                            <w:left w:val="none" w:sz="0" w:space="0" w:color="auto"/>
                            <w:bottom w:val="none" w:sz="0" w:space="0" w:color="auto"/>
                            <w:right w:val="none" w:sz="0" w:space="0" w:color="auto"/>
                          </w:divBdr>
                        </w:div>
                        <w:div w:id="1937130353">
                          <w:marLeft w:val="0"/>
                          <w:marRight w:val="0"/>
                          <w:marTop w:val="0"/>
                          <w:marBottom w:val="0"/>
                          <w:divBdr>
                            <w:top w:val="none" w:sz="0" w:space="0" w:color="auto"/>
                            <w:left w:val="none" w:sz="0" w:space="0" w:color="auto"/>
                            <w:bottom w:val="none" w:sz="0" w:space="0" w:color="auto"/>
                            <w:right w:val="none" w:sz="0" w:space="0" w:color="auto"/>
                          </w:divBdr>
                        </w:div>
                        <w:div w:id="1955791713">
                          <w:marLeft w:val="0"/>
                          <w:marRight w:val="0"/>
                          <w:marTop w:val="0"/>
                          <w:marBottom w:val="0"/>
                          <w:divBdr>
                            <w:top w:val="none" w:sz="0" w:space="0" w:color="auto"/>
                            <w:left w:val="none" w:sz="0" w:space="0" w:color="auto"/>
                            <w:bottom w:val="none" w:sz="0" w:space="0" w:color="auto"/>
                            <w:right w:val="none" w:sz="0" w:space="0" w:color="auto"/>
                          </w:divBdr>
                        </w:div>
                        <w:div w:id="856389733">
                          <w:marLeft w:val="0"/>
                          <w:marRight w:val="0"/>
                          <w:marTop w:val="0"/>
                          <w:marBottom w:val="0"/>
                          <w:divBdr>
                            <w:top w:val="none" w:sz="0" w:space="0" w:color="auto"/>
                            <w:left w:val="none" w:sz="0" w:space="0" w:color="auto"/>
                            <w:bottom w:val="none" w:sz="0" w:space="0" w:color="auto"/>
                            <w:right w:val="none" w:sz="0" w:space="0" w:color="auto"/>
                          </w:divBdr>
                        </w:div>
                        <w:div w:id="1769079751">
                          <w:marLeft w:val="0"/>
                          <w:marRight w:val="0"/>
                          <w:marTop w:val="0"/>
                          <w:marBottom w:val="0"/>
                          <w:divBdr>
                            <w:top w:val="none" w:sz="0" w:space="0" w:color="auto"/>
                            <w:left w:val="none" w:sz="0" w:space="0" w:color="auto"/>
                            <w:bottom w:val="none" w:sz="0" w:space="0" w:color="auto"/>
                            <w:right w:val="none" w:sz="0" w:space="0" w:color="auto"/>
                          </w:divBdr>
                        </w:div>
                        <w:div w:id="2129659516">
                          <w:marLeft w:val="0"/>
                          <w:marRight w:val="0"/>
                          <w:marTop w:val="0"/>
                          <w:marBottom w:val="0"/>
                          <w:divBdr>
                            <w:top w:val="none" w:sz="0" w:space="0" w:color="auto"/>
                            <w:left w:val="none" w:sz="0" w:space="0" w:color="auto"/>
                            <w:bottom w:val="none" w:sz="0" w:space="0" w:color="auto"/>
                            <w:right w:val="none" w:sz="0" w:space="0" w:color="auto"/>
                          </w:divBdr>
                        </w:div>
                        <w:div w:id="1375740513">
                          <w:marLeft w:val="0"/>
                          <w:marRight w:val="0"/>
                          <w:marTop w:val="0"/>
                          <w:marBottom w:val="0"/>
                          <w:divBdr>
                            <w:top w:val="none" w:sz="0" w:space="0" w:color="auto"/>
                            <w:left w:val="none" w:sz="0" w:space="0" w:color="auto"/>
                            <w:bottom w:val="none" w:sz="0" w:space="0" w:color="auto"/>
                            <w:right w:val="none" w:sz="0" w:space="0" w:color="auto"/>
                          </w:divBdr>
                        </w:div>
                        <w:div w:id="139349180">
                          <w:marLeft w:val="0"/>
                          <w:marRight w:val="0"/>
                          <w:marTop w:val="0"/>
                          <w:marBottom w:val="0"/>
                          <w:divBdr>
                            <w:top w:val="none" w:sz="0" w:space="0" w:color="auto"/>
                            <w:left w:val="none" w:sz="0" w:space="0" w:color="auto"/>
                            <w:bottom w:val="none" w:sz="0" w:space="0" w:color="auto"/>
                            <w:right w:val="none" w:sz="0" w:space="0" w:color="auto"/>
                          </w:divBdr>
                        </w:div>
                        <w:div w:id="1519005928">
                          <w:marLeft w:val="0"/>
                          <w:marRight w:val="0"/>
                          <w:marTop w:val="0"/>
                          <w:marBottom w:val="0"/>
                          <w:divBdr>
                            <w:top w:val="none" w:sz="0" w:space="0" w:color="auto"/>
                            <w:left w:val="none" w:sz="0" w:space="0" w:color="auto"/>
                            <w:bottom w:val="none" w:sz="0" w:space="0" w:color="auto"/>
                            <w:right w:val="none" w:sz="0" w:space="0" w:color="auto"/>
                          </w:divBdr>
                        </w:div>
                        <w:div w:id="1212040431">
                          <w:marLeft w:val="0"/>
                          <w:marRight w:val="0"/>
                          <w:marTop w:val="0"/>
                          <w:marBottom w:val="0"/>
                          <w:divBdr>
                            <w:top w:val="none" w:sz="0" w:space="0" w:color="auto"/>
                            <w:left w:val="none" w:sz="0" w:space="0" w:color="auto"/>
                            <w:bottom w:val="none" w:sz="0" w:space="0" w:color="auto"/>
                            <w:right w:val="none" w:sz="0" w:space="0" w:color="auto"/>
                          </w:divBdr>
                        </w:div>
                        <w:div w:id="569343869">
                          <w:marLeft w:val="0"/>
                          <w:marRight w:val="0"/>
                          <w:marTop w:val="0"/>
                          <w:marBottom w:val="0"/>
                          <w:divBdr>
                            <w:top w:val="none" w:sz="0" w:space="0" w:color="auto"/>
                            <w:left w:val="none" w:sz="0" w:space="0" w:color="auto"/>
                            <w:bottom w:val="none" w:sz="0" w:space="0" w:color="auto"/>
                            <w:right w:val="none" w:sz="0" w:space="0" w:color="auto"/>
                          </w:divBdr>
                        </w:div>
                        <w:div w:id="531189129">
                          <w:marLeft w:val="0"/>
                          <w:marRight w:val="0"/>
                          <w:marTop w:val="0"/>
                          <w:marBottom w:val="0"/>
                          <w:divBdr>
                            <w:top w:val="none" w:sz="0" w:space="0" w:color="auto"/>
                            <w:left w:val="none" w:sz="0" w:space="0" w:color="auto"/>
                            <w:bottom w:val="none" w:sz="0" w:space="0" w:color="auto"/>
                            <w:right w:val="none" w:sz="0" w:space="0" w:color="auto"/>
                          </w:divBdr>
                        </w:div>
                        <w:div w:id="847140162">
                          <w:marLeft w:val="0"/>
                          <w:marRight w:val="0"/>
                          <w:marTop w:val="0"/>
                          <w:marBottom w:val="0"/>
                          <w:divBdr>
                            <w:top w:val="none" w:sz="0" w:space="0" w:color="auto"/>
                            <w:left w:val="none" w:sz="0" w:space="0" w:color="auto"/>
                            <w:bottom w:val="none" w:sz="0" w:space="0" w:color="auto"/>
                            <w:right w:val="none" w:sz="0" w:space="0" w:color="auto"/>
                          </w:divBdr>
                        </w:div>
                        <w:div w:id="1432122107">
                          <w:marLeft w:val="0"/>
                          <w:marRight w:val="0"/>
                          <w:marTop w:val="0"/>
                          <w:marBottom w:val="0"/>
                          <w:divBdr>
                            <w:top w:val="none" w:sz="0" w:space="0" w:color="auto"/>
                            <w:left w:val="none" w:sz="0" w:space="0" w:color="auto"/>
                            <w:bottom w:val="none" w:sz="0" w:space="0" w:color="auto"/>
                            <w:right w:val="none" w:sz="0" w:space="0" w:color="auto"/>
                          </w:divBdr>
                        </w:div>
                        <w:div w:id="1142964417">
                          <w:marLeft w:val="0"/>
                          <w:marRight w:val="0"/>
                          <w:marTop w:val="0"/>
                          <w:marBottom w:val="0"/>
                          <w:divBdr>
                            <w:top w:val="none" w:sz="0" w:space="0" w:color="auto"/>
                            <w:left w:val="none" w:sz="0" w:space="0" w:color="auto"/>
                            <w:bottom w:val="none" w:sz="0" w:space="0" w:color="auto"/>
                            <w:right w:val="none" w:sz="0" w:space="0" w:color="auto"/>
                          </w:divBdr>
                        </w:div>
                        <w:div w:id="897474703">
                          <w:marLeft w:val="0"/>
                          <w:marRight w:val="0"/>
                          <w:marTop w:val="0"/>
                          <w:marBottom w:val="0"/>
                          <w:divBdr>
                            <w:top w:val="none" w:sz="0" w:space="0" w:color="auto"/>
                            <w:left w:val="none" w:sz="0" w:space="0" w:color="auto"/>
                            <w:bottom w:val="none" w:sz="0" w:space="0" w:color="auto"/>
                            <w:right w:val="none" w:sz="0" w:space="0" w:color="auto"/>
                          </w:divBdr>
                        </w:div>
                        <w:div w:id="2133474243">
                          <w:marLeft w:val="0"/>
                          <w:marRight w:val="0"/>
                          <w:marTop w:val="0"/>
                          <w:marBottom w:val="0"/>
                          <w:divBdr>
                            <w:top w:val="none" w:sz="0" w:space="0" w:color="auto"/>
                            <w:left w:val="none" w:sz="0" w:space="0" w:color="auto"/>
                            <w:bottom w:val="none" w:sz="0" w:space="0" w:color="auto"/>
                            <w:right w:val="none" w:sz="0" w:space="0" w:color="auto"/>
                          </w:divBdr>
                        </w:div>
                        <w:div w:id="1071076518">
                          <w:marLeft w:val="0"/>
                          <w:marRight w:val="0"/>
                          <w:marTop w:val="0"/>
                          <w:marBottom w:val="0"/>
                          <w:divBdr>
                            <w:top w:val="none" w:sz="0" w:space="0" w:color="auto"/>
                            <w:left w:val="none" w:sz="0" w:space="0" w:color="auto"/>
                            <w:bottom w:val="none" w:sz="0" w:space="0" w:color="auto"/>
                            <w:right w:val="none" w:sz="0" w:space="0" w:color="auto"/>
                          </w:divBdr>
                        </w:div>
                        <w:div w:id="1971470334">
                          <w:marLeft w:val="0"/>
                          <w:marRight w:val="0"/>
                          <w:marTop w:val="0"/>
                          <w:marBottom w:val="0"/>
                          <w:divBdr>
                            <w:top w:val="none" w:sz="0" w:space="0" w:color="auto"/>
                            <w:left w:val="none" w:sz="0" w:space="0" w:color="auto"/>
                            <w:bottom w:val="none" w:sz="0" w:space="0" w:color="auto"/>
                            <w:right w:val="none" w:sz="0" w:space="0" w:color="auto"/>
                          </w:divBdr>
                        </w:div>
                        <w:div w:id="410976466">
                          <w:marLeft w:val="0"/>
                          <w:marRight w:val="0"/>
                          <w:marTop w:val="0"/>
                          <w:marBottom w:val="0"/>
                          <w:divBdr>
                            <w:top w:val="none" w:sz="0" w:space="0" w:color="auto"/>
                            <w:left w:val="none" w:sz="0" w:space="0" w:color="auto"/>
                            <w:bottom w:val="none" w:sz="0" w:space="0" w:color="auto"/>
                            <w:right w:val="none" w:sz="0" w:space="0" w:color="auto"/>
                          </w:divBdr>
                        </w:div>
                        <w:div w:id="2103790739">
                          <w:marLeft w:val="0"/>
                          <w:marRight w:val="0"/>
                          <w:marTop w:val="0"/>
                          <w:marBottom w:val="0"/>
                          <w:divBdr>
                            <w:top w:val="none" w:sz="0" w:space="0" w:color="auto"/>
                            <w:left w:val="none" w:sz="0" w:space="0" w:color="auto"/>
                            <w:bottom w:val="none" w:sz="0" w:space="0" w:color="auto"/>
                            <w:right w:val="none" w:sz="0" w:space="0" w:color="auto"/>
                          </w:divBdr>
                        </w:div>
                        <w:div w:id="1242374038">
                          <w:marLeft w:val="0"/>
                          <w:marRight w:val="0"/>
                          <w:marTop w:val="0"/>
                          <w:marBottom w:val="0"/>
                          <w:divBdr>
                            <w:top w:val="none" w:sz="0" w:space="0" w:color="auto"/>
                            <w:left w:val="none" w:sz="0" w:space="0" w:color="auto"/>
                            <w:bottom w:val="none" w:sz="0" w:space="0" w:color="auto"/>
                            <w:right w:val="none" w:sz="0" w:space="0" w:color="auto"/>
                          </w:divBdr>
                        </w:div>
                        <w:div w:id="1634553954">
                          <w:marLeft w:val="0"/>
                          <w:marRight w:val="0"/>
                          <w:marTop w:val="0"/>
                          <w:marBottom w:val="0"/>
                          <w:divBdr>
                            <w:top w:val="none" w:sz="0" w:space="0" w:color="auto"/>
                            <w:left w:val="none" w:sz="0" w:space="0" w:color="auto"/>
                            <w:bottom w:val="none" w:sz="0" w:space="0" w:color="auto"/>
                            <w:right w:val="none" w:sz="0" w:space="0" w:color="auto"/>
                          </w:divBdr>
                        </w:div>
                        <w:div w:id="1608853229">
                          <w:marLeft w:val="0"/>
                          <w:marRight w:val="0"/>
                          <w:marTop w:val="0"/>
                          <w:marBottom w:val="0"/>
                          <w:divBdr>
                            <w:top w:val="none" w:sz="0" w:space="0" w:color="auto"/>
                            <w:left w:val="none" w:sz="0" w:space="0" w:color="auto"/>
                            <w:bottom w:val="none" w:sz="0" w:space="0" w:color="auto"/>
                            <w:right w:val="none" w:sz="0" w:space="0" w:color="auto"/>
                          </w:divBdr>
                        </w:div>
                        <w:div w:id="1555628051">
                          <w:marLeft w:val="0"/>
                          <w:marRight w:val="0"/>
                          <w:marTop w:val="0"/>
                          <w:marBottom w:val="0"/>
                          <w:divBdr>
                            <w:top w:val="none" w:sz="0" w:space="0" w:color="auto"/>
                            <w:left w:val="none" w:sz="0" w:space="0" w:color="auto"/>
                            <w:bottom w:val="none" w:sz="0" w:space="0" w:color="auto"/>
                            <w:right w:val="none" w:sz="0" w:space="0" w:color="auto"/>
                          </w:divBdr>
                        </w:div>
                        <w:div w:id="1335299366">
                          <w:marLeft w:val="0"/>
                          <w:marRight w:val="0"/>
                          <w:marTop w:val="0"/>
                          <w:marBottom w:val="0"/>
                          <w:divBdr>
                            <w:top w:val="none" w:sz="0" w:space="0" w:color="auto"/>
                            <w:left w:val="none" w:sz="0" w:space="0" w:color="auto"/>
                            <w:bottom w:val="none" w:sz="0" w:space="0" w:color="auto"/>
                            <w:right w:val="none" w:sz="0" w:space="0" w:color="auto"/>
                          </w:divBdr>
                        </w:div>
                        <w:div w:id="2112236365">
                          <w:marLeft w:val="0"/>
                          <w:marRight w:val="0"/>
                          <w:marTop w:val="0"/>
                          <w:marBottom w:val="0"/>
                          <w:divBdr>
                            <w:top w:val="none" w:sz="0" w:space="0" w:color="auto"/>
                            <w:left w:val="none" w:sz="0" w:space="0" w:color="auto"/>
                            <w:bottom w:val="none" w:sz="0" w:space="0" w:color="auto"/>
                            <w:right w:val="none" w:sz="0" w:space="0" w:color="auto"/>
                          </w:divBdr>
                        </w:div>
                        <w:div w:id="864173323">
                          <w:marLeft w:val="0"/>
                          <w:marRight w:val="0"/>
                          <w:marTop w:val="0"/>
                          <w:marBottom w:val="0"/>
                          <w:divBdr>
                            <w:top w:val="none" w:sz="0" w:space="0" w:color="auto"/>
                            <w:left w:val="none" w:sz="0" w:space="0" w:color="auto"/>
                            <w:bottom w:val="none" w:sz="0" w:space="0" w:color="auto"/>
                            <w:right w:val="none" w:sz="0" w:space="0" w:color="auto"/>
                          </w:divBdr>
                        </w:div>
                        <w:div w:id="1580865421">
                          <w:marLeft w:val="0"/>
                          <w:marRight w:val="0"/>
                          <w:marTop w:val="0"/>
                          <w:marBottom w:val="0"/>
                          <w:divBdr>
                            <w:top w:val="none" w:sz="0" w:space="0" w:color="auto"/>
                            <w:left w:val="none" w:sz="0" w:space="0" w:color="auto"/>
                            <w:bottom w:val="none" w:sz="0" w:space="0" w:color="auto"/>
                            <w:right w:val="none" w:sz="0" w:space="0" w:color="auto"/>
                          </w:divBdr>
                        </w:div>
                        <w:div w:id="94905430">
                          <w:marLeft w:val="0"/>
                          <w:marRight w:val="0"/>
                          <w:marTop w:val="0"/>
                          <w:marBottom w:val="0"/>
                          <w:divBdr>
                            <w:top w:val="none" w:sz="0" w:space="0" w:color="auto"/>
                            <w:left w:val="none" w:sz="0" w:space="0" w:color="auto"/>
                            <w:bottom w:val="none" w:sz="0" w:space="0" w:color="auto"/>
                            <w:right w:val="none" w:sz="0" w:space="0" w:color="auto"/>
                          </w:divBdr>
                        </w:div>
                        <w:div w:id="207451813">
                          <w:marLeft w:val="0"/>
                          <w:marRight w:val="0"/>
                          <w:marTop w:val="0"/>
                          <w:marBottom w:val="0"/>
                          <w:divBdr>
                            <w:top w:val="none" w:sz="0" w:space="0" w:color="auto"/>
                            <w:left w:val="none" w:sz="0" w:space="0" w:color="auto"/>
                            <w:bottom w:val="none" w:sz="0" w:space="0" w:color="auto"/>
                            <w:right w:val="none" w:sz="0" w:space="0" w:color="auto"/>
                          </w:divBdr>
                        </w:div>
                        <w:div w:id="992220720">
                          <w:marLeft w:val="0"/>
                          <w:marRight w:val="0"/>
                          <w:marTop w:val="0"/>
                          <w:marBottom w:val="0"/>
                          <w:divBdr>
                            <w:top w:val="none" w:sz="0" w:space="0" w:color="auto"/>
                            <w:left w:val="none" w:sz="0" w:space="0" w:color="auto"/>
                            <w:bottom w:val="none" w:sz="0" w:space="0" w:color="auto"/>
                            <w:right w:val="none" w:sz="0" w:space="0" w:color="auto"/>
                          </w:divBdr>
                        </w:div>
                        <w:div w:id="882639129">
                          <w:marLeft w:val="0"/>
                          <w:marRight w:val="0"/>
                          <w:marTop w:val="0"/>
                          <w:marBottom w:val="0"/>
                          <w:divBdr>
                            <w:top w:val="none" w:sz="0" w:space="0" w:color="auto"/>
                            <w:left w:val="none" w:sz="0" w:space="0" w:color="auto"/>
                            <w:bottom w:val="none" w:sz="0" w:space="0" w:color="auto"/>
                            <w:right w:val="none" w:sz="0" w:space="0" w:color="auto"/>
                          </w:divBdr>
                        </w:div>
                        <w:div w:id="626396270">
                          <w:marLeft w:val="0"/>
                          <w:marRight w:val="0"/>
                          <w:marTop w:val="0"/>
                          <w:marBottom w:val="0"/>
                          <w:divBdr>
                            <w:top w:val="none" w:sz="0" w:space="0" w:color="auto"/>
                            <w:left w:val="none" w:sz="0" w:space="0" w:color="auto"/>
                            <w:bottom w:val="none" w:sz="0" w:space="0" w:color="auto"/>
                            <w:right w:val="none" w:sz="0" w:space="0" w:color="auto"/>
                          </w:divBdr>
                        </w:div>
                        <w:div w:id="1808283427">
                          <w:marLeft w:val="0"/>
                          <w:marRight w:val="0"/>
                          <w:marTop w:val="0"/>
                          <w:marBottom w:val="0"/>
                          <w:divBdr>
                            <w:top w:val="none" w:sz="0" w:space="0" w:color="auto"/>
                            <w:left w:val="none" w:sz="0" w:space="0" w:color="auto"/>
                            <w:bottom w:val="none" w:sz="0" w:space="0" w:color="auto"/>
                            <w:right w:val="none" w:sz="0" w:space="0" w:color="auto"/>
                          </w:divBdr>
                        </w:div>
                        <w:div w:id="1608075005">
                          <w:marLeft w:val="0"/>
                          <w:marRight w:val="0"/>
                          <w:marTop w:val="0"/>
                          <w:marBottom w:val="0"/>
                          <w:divBdr>
                            <w:top w:val="none" w:sz="0" w:space="0" w:color="auto"/>
                            <w:left w:val="none" w:sz="0" w:space="0" w:color="auto"/>
                            <w:bottom w:val="none" w:sz="0" w:space="0" w:color="auto"/>
                            <w:right w:val="none" w:sz="0" w:space="0" w:color="auto"/>
                          </w:divBdr>
                        </w:div>
                        <w:div w:id="1825512232">
                          <w:marLeft w:val="0"/>
                          <w:marRight w:val="0"/>
                          <w:marTop w:val="0"/>
                          <w:marBottom w:val="0"/>
                          <w:divBdr>
                            <w:top w:val="none" w:sz="0" w:space="0" w:color="auto"/>
                            <w:left w:val="none" w:sz="0" w:space="0" w:color="auto"/>
                            <w:bottom w:val="none" w:sz="0" w:space="0" w:color="auto"/>
                            <w:right w:val="none" w:sz="0" w:space="0" w:color="auto"/>
                          </w:divBdr>
                        </w:div>
                        <w:div w:id="1416898100">
                          <w:marLeft w:val="0"/>
                          <w:marRight w:val="0"/>
                          <w:marTop w:val="0"/>
                          <w:marBottom w:val="0"/>
                          <w:divBdr>
                            <w:top w:val="none" w:sz="0" w:space="0" w:color="auto"/>
                            <w:left w:val="none" w:sz="0" w:space="0" w:color="auto"/>
                            <w:bottom w:val="none" w:sz="0" w:space="0" w:color="auto"/>
                            <w:right w:val="none" w:sz="0" w:space="0" w:color="auto"/>
                          </w:divBdr>
                        </w:div>
                        <w:div w:id="872419208">
                          <w:marLeft w:val="0"/>
                          <w:marRight w:val="0"/>
                          <w:marTop w:val="0"/>
                          <w:marBottom w:val="0"/>
                          <w:divBdr>
                            <w:top w:val="none" w:sz="0" w:space="0" w:color="auto"/>
                            <w:left w:val="none" w:sz="0" w:space="0" w:color="auto"/>
                            <w:bottom w:val="none" w:sz="0" w:space="0" w:color="auto"/>
                            <w:right w:val="none" w:sz="0" w:space="0" w:color="auto"/>
                          </w:divBdr>
                        </w:div>
                        <w:div w:id="1697078498">
                          <w:marLeft w:val="0"/>
                          <w:marRight w:val="0"/>
                          <w:marTop w:val="0"/>
                          <w:marBottom w:val="0"/>
                          <w:divBdr>
                            <w:top w:val="none" w:sz="0" w:space="0" w:color="auto"/>
                            <w:left w:val="none" w:sz="0" w:space="0" w:color="auto"/>
                            <w:bottom w:val="none" w:sz="0" w:space="0" w:color="auto"/>
                            <w:right w:val="none" w:sz="0" w:space="0" w:color="auto"/>
                          </w:divBdr>
                        </w:div>
                        <w:div w:id="1529174020">
                          <w:marLeft w:val="0"/>
                          <w:marRight w:val="0"/>
                          <w:marTop w:val="0"/>
                          <w:marBottom w:val="0"/>
                          <w:divBdr>
                            <w:top w:val="none" w:sz="0" w:space="0" w:color="auto"/>
                            <w:left w:val="none" w:sz="0" w:space="0" w:color="auto"/>
                            <w:bottom w:val="none" w:sz="0" w:space="0" w:color="auto"/>
                            <w:right w:val="none" w:sz="0" w:space="0" w:color="auto"/>
                          </w:divBdr>
                        </w:div>
                        <w:div w:id="945886099">
                          <w:marLeft w:val="0"/>
                          <w:marRight w:val="0"/>
                          <w:marTop w:val="0"/>
                          <w:marBottom w:val="0"/>
                          <w:divBdr>
                            <w:top w:val="none" w:sz="0" w:space="0" w:color="auto"/>
                            <w:left w:val="none" w:sz="0" w:space="0" w:color="auto"/>
                            <w:bottom w:val="none" w:sz="0" w:space="0" w:color="auto"/>
                            <w:right w:val="none" w:sz="0" w:space="0" w:color="auto"/>
                          </w:divBdr>
                        </w:div>
                        <w:div w:id="2009672141">
                          <w:marLeft w:val="0"/>
                          <w:marRight w:val="0"/>
                          <w:marTop w:val="0"/>
                          <w:marBottom w:val="0"/>
                          <w:divBdr>
                            <w:top w:val="none" w:sz="0" w:space="0" w:color="auto"/>
                            <w:left w:val="none" w:sz="0" w:space="0" w:color="auto"/>
                            <w:bottom w:val="none" w:sz="0" w:space="0" w:color="auto"/>
                            <w:right w:val="none" w:sz="0" w:space="0" w:color="auto"/>
                          </w:divBdr>
                        </w:div>
                        <w:div w:id="734199902">
                          <w:marLeft w:val="0"/>
                          <w:marRight w:val="0"/>
                          <w:marTop w:val="0"/>
                          <w:marBottom w:val="0"/>
                          <w:divBdr>
                            <w:top w:val="none" w:sz="0" w:space="0" w:color="auto"/>
                            <w:left w:val="none" w:sz="0" w:space="0" w:color="auto"/>
                            <w:bottom w:val="none" w:sz="0" w:space="0" w:color="auto"/>
                            <w:right w:val="none" w:sz="0" w:space="0" w:color="auto"/>
                          </w:divBdr>
                        </w:div>
                        <w:div w:id="396392454">
                          <w:marLeft w:val="0"/>
                          <w:marRight w:val="0"/>
                          <w:marTop w:val="0"/>
                          <w:marBottom w:val="0"/>
                          <w:divBdr>
                            <w:top w:val="none" w:sz="0" w:space="0" w:color="auto"/>
                            <w:left w:val="none" w:sz="0" w:space="0" w:color="auto"/>
                            <w:bottom w:val="none" w:sz="0" w:space="0" w:color="auto"/>
                            <w:right w:val="none" w:sz="0" w:space="0" w:color="auto"/>
                          </w:divBdr>
                        </w:div>
                        <w:div w:id="810099007">
                          <w:marLeft w:val="0"/>
                          <w:marRight w:val="0"/>
                          <w:marTop w:val="0"/>
                          <w:marBottom w:val="0"/>
                          <w:divBdr>
                            <w:top w:val="none" w:sz="0" w:space="0" w:color="auto"/>
                            <w:left w:val="none" w:sz="0" w:space="0" w:color="auto"/>
                            <w:bottom w:val="none" w:sz="0" w:space="0" w:color="auto"/>
                            <w:right w:val="none" w:sz="0" w:space="0" w:color="auto"/>
                          </w:divBdr>
                        </w:div>
                        <w:div w:id="1895039178">
                          <w:marLeft w:val="0"/>
                          <w:marRight w:val="0"/>
                          <w:marTop w:val="0"/>
                          <w:marBottom w:val="0"/>
                          <w:divBdr>
                            <w:top w:val="none" w:sz="0" w:space="0" w:color="auto"/>
                            <w:left w:val="none" w:sz="0" w:space="0" w:color="auto"/>
                            <w:bottom w:val="none" w:sz="0" w:space="0" w:color="auto"/>
                            <w:right w:val="none" w:sz="0" w:space="0" w:color="auto"/>
                          </w:divBdr>
                        </w:div>
                        <w:div w:id="1411931241">
                          <w:marLeft w:val="0"/>
                          <w:marRight w:val="0"/>
                          <w:marTop w:val="0"/>
                          <w:marBottom w:val="0"/>
                          <w:divBdr>
                            <w:top w:val="none" w:sz="0" w:space="0" w:color="auto"/>
                            <w:left w:val="none" w:sz="0" w:space="0" w:color="auto"/>
                            <w:bottom w:val="none" w:sz="0" w:space="0" w:color="auto"/>
                            <w:right w:val="none" w:sz="0" w:space="0" w:color="auto"/>
                          </w:divBdr>
                        </w:div>
                        <w:div w:id="1345748397">
                          <w:marLeft w:val="0"/>
                          <w:marRight w:val="0"/>
                          <w:marTop w:val="0"/>
                          <w:marBottom w:val="0"/>
                          <w:divBdr>
                            <w:top w:val="none" w:sz="0" w:space="0" w:color="auto"/>
                            <w:left w:val="none" w:sz="0" w:space="0" w:color="auto"/>
                            <w:bottom w:val="none" w:sz="0" w:space="0" w:color="auto"/>
                            <w:right w:val="none" w:sz="0" w:space="0" w:color="auto"/>
                          </w:divBdr>
                        </w:div>
                        <w:div w:id="2097824813">
                          <w:marLeft w:val="0"/>
                          <w:marRight w:val="0"/>
                          <w:marTop w:val="0"/>
                          <w:marBottom w:val="0"/>
                          <w:divBdr>
                            <w:top w:val="none" w:sz="0" w:space="0" w:color="auto"/>
                            <w:left w:val="none" w:sz="0" w:space="0" w:color="auto"/>
                            <w:bottom w:val="none" w:sz="0" w:space="0" w:color="auto"/>
                            <w:right w:val="none" w:sz="0" w:space="0" w:color="auto"/>
                          </w:divBdr>
                        </w:div>
                        <w:div w:id="510144602">
                          <w:marLeft w:val="0"/>
                          <w:marRight w:val="0"/>
                          <w:marTop w:val="0"/>
                          <w:marBottom w:val="0"/>
                          <w:divBdr>
                            <w:top w:val="none" w:sz="0" w:space="0" w:color="auto"/>
                            <w:left w:val="none" w:sz="0" w:space="0" w:color="auto"/>
                            <w:bottom w:val="none" w:sz="0" w:space="0" w:color="auto"/>
                            <w:right w:val="none" w:sz="0" w:space="0" w:color="auto"/>
                          </w:divBdr>
                        </w:div>
                        <w:div w:id="117769782">
                          <w:marLeft w:val="0"/>
                          <w:marRight w:val="0"/>
                          <w:marTop w:val="0"/>
                          <w:marBottom w:val="0"/>
                          <w:divBdr>
                            <w:top w:val="none" w:sz="0" w:space="0" w:color="auto"/>
                            <w:left w:val="none" w:sz="0" w:space="0" w:color="auto"/>
                            <w:bottom w:val="none" w:sz="0" w:space="0" w:color="auto"/>
                            <w:right w:val="none" w:sz="0" w:space="0" w:color="auto"/>
                          </w:divBdr>
                        </w:div>
                        <w:div w:id="1263224229">
                          <w:marLeft w:val="0"/>
                          <w:marRight w:val="0"/>
                          <w:marTop w:val="0"/>
                          <w:marBottom w:val="0"/>
                          <w:divBdr>
                            <w:top w:val="none" w:sz="0" w:space="0" w:color="auto"/>
                            <w:left w:val="none" w:sz="0" w:space="0" w:color="auto"/>
                            <w:bottom w:val="none" w:sz="0" w:space="0" w:color="auto"/>
                            <w:right w:val="none" w:sz="0" w:space="0" w:color="auto"/>
                          </w:divBdr>
                        </w:div>
                        <w:div w:id="1823110986">
                          <w:marLeft w:val="0"/>
                          <w:marRight w:val="0"/>
                          <w:marTop w:val="0"/>
                          <w:marBottom w:val="0"/>
                          <w:divBdr>
                            <w:top w:val="none" w:sz="0" w:space="0" w:color="auto"/>
                            <w:left w:val="none" w:sz="0" w:space="0" w:color="auto"/>
                            <w:bottom w:val="none" w:sz="0" w:space="0" w:color="auto"/>
                            <w:right w:val="none" w:sz="0" w:space="0" w:color="auto"/>
                          </w:divBdr>
                        </w:div>
                        <w:div w:id="86578554">
                          <w:marLeft w:val="0"/>
                          <w:marRight w:val="0"/>
                          <w:marTop w:val="0"/>
                          <w:marBottom w:val="0"/>
                          <w:divBdr>
                            <w:top w:val="none" w:sz="0" w:space="0" w:color="auto"/>
                            <w:left w:val="none" w:sz="0" w:space="0" w:color="auto"/>
                            <w:bottom w:val="none" w:sz="0" w:space="0" w:color="auto"/>
                            <w:right w:val="none" w:sz="0" w:space="0" w:color="auto"/>
                          </w:divBdr>
                        </w:div>
                        <w:div w:id="1761489959">
                          <w:marLeft w:val="0"/>
                          <w:marRight w:val="0"/>
                          <w:marTop w:val="0"/>
                          <w:marBottom w:val="0"/>
                          <w:divBdr>
                            <w:top w:val="none" w:sz="0" w:space="0" w:color="auto"/>
                            <w:left w:val="none" w:sz="0" w:space="0" w:color="auto"/>
                            <w:bottom w:val="none" w:sz="0" w:space="0" w:color="auto"/>
                            <w:right w:val="none" w:sz="0" w:space="0" w:color="auto"/>
                          </w:divBdr>
                        </w:div>
                        <w:div w:id="13489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07945">
      <w:bodyDiv w:val="1"/>
      <w:marLeft w:val="0"/>
      <w:marRight w:val="0"/>
      <w:marTop w:val="0"/>
      <w:marBottom w:val="0"/>
      <w:divBdr>
        <w:top w:val="none" w:sz="0" w:space="0" w:color="auto"/>
        <w:left w:val="none" w:sz="0" w:space="0" w:color="auto"/>
        <w:bottom w:val="none" w:sz="0" w:space="0" w:color="auto"/>
        <w:right w:val="none" w:sz="0" w:space="0" w:color="auto"/>
      </w:divBdr>
      <w:divsChild>
        <w:div w:id="32652687">
          <w:marLeft w:val="0"/>
          <w:marRight w:val="0"/>
          <w:marTop w:val="0"/>
          <w:marBottom w:val="0"/>
          <w:divBdr>
            <w:top w:val="none" w:sz="0" w:space="0" w:color="auto"/>
            <w:left w:val="none" w:sz="0" w:space="0" w:color="auto"/>
            <w:bottom w:val="none" w:sz="0" w:space="0" w:color="auto"/>
            <w:right w:val="none" w:sz="0" w:space="0" w:color="auto"/>
          </w:divBdr>
        </w:div>
      </w:divsChild>
    </w:div>
    <w:div w:id="1083837983">
      <w:bodyDiv w:val="1"/>
      <w:marLeft w:val="0"/>
      <w:marRight w:val="0"/>
      <w:marTop w:val="0"/>
      <w:marBottom w:val="0"/>
      <w:divBdr>
        <w:top w:val="none" w:sz="0" w:space="0" w:color="auto"/>
        <w:left w:val="none" w:sz="0" w:space="0" w:color="auto"/>
        <w:bottom w:val="none" w:sz="0" w:space="0" w:color="auto"/>
        <w:right w:val="none" w:sz="0" w:space="0" w:color="auto"/>
      </w:divBdr>
    </w:div>
    <w:div w:id="1142388624">
      <w:bodyDiv w:val="1"/>
      <w:marLeft w:val="0"/>
      <w:marRight w:val="0"/>
      <w:marTop w:val="0"/>
      <w:marBottom w:val="0"/>
      <w:divBdr>
        <w:top w:val="none" w:sz="0" w:space="0" w:color="auto"/>
        <w:left w:val="none" w:sz="0" w:space="0" w:color="auto"/>
        <w:bottom w:val="none" w:sz="0" w:space="0" w:color="auto"/>
        <w:right w:val="none" w:sz="0" w:space="0" w:color="auto"/>
      </w:divBdr>
      <w:divsChild>
        <w:div w:id="1053701629">
          <w:marLeft w:val="0"/>
          <w:marRight w:val="0"/>
          <w:marTop w:val="0"/>
          <w:marBottom w:val="0"/>
          <w:divBdr>
            <w:top w:val="none" w:sz="0" w:space="0" w:color="auto"/>
            <w:left w:val="none" w:sz="0" w:space="0" w:color="auto"/>
            <w:bottom w:val="none" w:sz="0" w:space="0" w:color="auto"/>
            <w:right w:val="none" w:sz="0" w:space="0" w:color="auto"/>
          </w:divBdr>
        </w:div>
      </w:divsChild>
    </w:div>
    <w:div w:id="1156922325">
      <w:bodyDiv w:val="1"/>
      <w:marLeft w:val="0"/>
      <w:marRight w:val="0"/>
      <w:marTop w:val="0"/>
      <w:marBottom w:val="0"/>
      <w:divBdr>
        <w:top w:val="none" w:sz="0" w:space="0" w:color="auto"/>
        <w:left w:val="none" w:sz="0" w:space="0" w:color="auto"/>
        <w:bottom w:val="none" w:sz="0" w:space="0" w:color="auto"/>
        <w:right w:val="none" w:sz="0" w:space="0" w:color="auto"/>
      </w:divBdr>
      <w:divsChild>
        <w:div w:id="1321350643">
          <w:marLeft w:val="0"/>
          <w:marRight w:val="0"/>
          <w:marTop w:val="0"/>
          <w:marBottom w:val="0"/>
          <w:divBdr>
            <w:top w:val="none" w:sz="0" w:space="0" w:color="auto"/>
            <w:left w:val="none" w:sz="0" w:space="0" w:color="auto"/>
            <w:bottom w:val="none" w:sz="0" w:space="0" w:color="auto"/>
            <w:right w:val="none" w:sz="0" w:space="0" w:color="auto"/>
          </w:divBdr>
        </w:div>
      </w:divsChild>
    </w:div>
    <w:div w:id="1844130397">
      <w:bodyDiv w:val="1"/>
      <w:marLeft w:val="0"/>
      <w:marRight w:val="0"/>
      <w:marTop w:val="0"/>
      <w:marBottom w:val="0"/>
      <w:divBdr>
        <w:top w:val="none" w:sz="0" w:space="0" w:color="auto"/>
        <w:left w:val="none" w:sz="0" w:space="0" w:color="auto"/>
        <w:bottom w:val="none" w:sz="0" w:space="0" w:color="auto"/>
        <w:right w:val="none" w:sz="0" w:space="0" w:color="auto"/>
      </w:divBdr>
      <w:divsChild>
        <w:div w:id="1908148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19.wmf"/><Relationship Id="rId63" Type="http://schemas.openxmlformats.org/officeDocument/2006/relationships/image" Target="media/image28.png"/><Relationship Id="rId68" Type="http://schemas.openxmlformats.org/officeDocument/2006/relationships/oleObject" Target="embeddings/oleObject30.bin"/><Relationship Id="rId84" Type="http://schemas.openxmlformats.org/officeDocument/2006/relationships/oleObject" Target="embeddings/oleObject34.bin"/><Relationship Id="rId89" Type="http://schemas.openxmlformats.org/officeDocument/2006/relationships/image" Target="media/image44.png"/><Relationship Id="rId112" Type="http://schemas.openxmlformats.org/officeDocument/2006/relationships/image" Target="media/image56.wmf"/><Relationship Id="rId16" Type="http://schemas.openxmlformats.org/officeDocument/2006/relationships/oleObject" Target="embeddings/oleObject2.bin"/><Relationship Id="rId107" Type="http://schemas.openxmlformats.org/officeDocument/2006/relationships/oleObject" Target="embeddings/oleObject45.bin"/><Relationship Id="rId11" Type="http://schemas.openxmlformats.org/officeDocument/2006/relationships/image" Target="media/image2.png"/><Relationship Id="rId32" Type="http://schemas.openxmlformats.org/officeDocument/2006/relationships/oleObject" Target="embeddings/oleObject11.bin"/><Relationship Id="rId37" Type="http://schemas.openxmlformats.org/officeDocument/2006/relationships/oleObject" Target="embeddings/oleObject14.bin"/><Relationship Id="rId53" Type="http://schemas.openxmlformats.org/officeDocument/2006/relationships/image" Target="media/image22.wmf"/><Relationship Id="rId58" Type="http://schemas.openxmlformats.org/officeDocument/2006/relationships/oleObject" Target="embeddings/oleObject25.bin"/><Relationship Id="rId74" Type="http://schemas.openxmlformats.org/officeDocument/2006/relationships/image" Target="media/image34.png"/><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3.bin"/><Relationship Id="rId128" Type="http://schemas.openxmlformats.org/officeDocument/2006/relationships/hyperlink" Target="https://github.com/phamngoclam2628/he_thong_vien_thong_lampn20182628.git" TargetMode="External"/><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9.bin"/><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7.wmf"/><Relationship Id="rId48" Type="http://schemas.openxmlformats.org/officeDocument/2006/relationships/oleObject" Target="embeddings/oleObject20.bin"/><Relationship Id="rId64" Type="http://schemas.openxmlformats.org/officeDocument/2006/relationships/oleObject" Target="embeddings/oleObject27.bin"/><Relationship Id="rId69" Type="http://schemas.openxmlformats.org/officeDocument/2006/relationships/oleObject" Target="embeddings/oleObject31.bin"/><Relationship Id="rId113" Type="http://schemas.openxmlformats.org/officeDocument/2006/relationships/oleObject" Target="embeddings/oleObject48.bin"/><Relationship Id="rId118" Type="http://schemas.openxmlformats.org/officeDocument/2006/relationships/image" Target="media/image59.wmf"/><Relationship Id="rId80" Type="http://schemas.openxmlformats.org/officeDocument/2006/relationships/oleObject" Target="embeddings/oleObject32.bin"/><Relationship Id="rId85" Type="http://schemas.openxmlformats.org/officeDocument/2006/relationships/image" Target="media/image42.wmf"/><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3.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3.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footer" Target="footer5.xml"/><Relationship Id="rId54" Type="http://schemas.openxmlformats.org/officeDocument/2006/relationships/oleObject" Target="embeddings/oleObject23.bin"/><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oleObject" Target="embeddings/oleObject37.bin"/><Relationship Id="rId96" Type="http://schemas.openxmlformats.org/officeDocument/2006/relationships/image" Target="media/image4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7.wmf"/><Relationship Id="rId119" Type="http://schemas.openxmlformats.org/officeDocument/2006/relationships/oleObject" Target="embeddings/oleObject51.bin"/><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40.wmf"/><Relationship Id="rId86" Type="http://schemas.openxmlformats.org/officeDocument/2006/relationships/oleObject" Target="embeddings/oleObject35.bin"/><Relationship Id="rId130" Type="http://schemas.openxmlformats.org/officeDocument/2006/relationships/footer" Target="footer6.xm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oleObject" Target="embeddings/oleObject15.bin"/><Relationship Id="rId109" Type="http://schemas.openxmlformats.org/officeDocument/2006/relationships/oleObject" Target="embeddings/oleObject46.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image" Target="media/image23.wmf"/><Relationship Id="rId76" Type="http://schemas.openxmlformats.org/officeDocument/2006/relationships/image" Target="media/image36.png"/><Relationship Id="rId97" Type="http://schemas.openxmlformats.org/officeDocument/2006/relationships/oleObject" Target="embeddings/oleObject40.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43.wmf"/><Relationship Id="rId110" Type="http://schemas.openxmlformats.org/officeDocument/2006/relationships/image" Target="media/image55.wmf"/><Relationship Id="rId115" Type="http://schemas.openxmlformats.org/officeDocument/2006/relationships/oleObject" Target="embeddings/oleObject49.bin"/><Relationship Id="rId131"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oleObject" Target="embeddings/oleObject33.bin"/><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7.png"/><Relationship Id="rId100" Type="http://schemas.openxmlformats.org/officeDocument/2006/relationships/image" Target="media/image50.wmf"/><Relationship Id="rId105" Type="http://schemas.openxmlformats.org/officeDocument/2006/relationships/oleObject" Target="embeddings/oleObject44.bin"/><Relationship Id="rId12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image" Target="media/image32.png"/><Relationship Id="rId93" Type="http://schemas.openxmlformats.org/officeDocument/2006/relationships/oleObject" Target="embeddings/oleObject38.bin"/><Relationship Id="rId98" Type="http://schemas.openxmlformats.org/officeDocument/2006/relationships/image" Target="media/image49.wmf"/><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oleObject" Target="embeddings/oleObject29.bin"/><Relationship Id="rId116" Type="http://schemas.openxmlformats.org/officeDocument/2006/relationships/image" Target="media/image58.wmf"/><Relationship Id="rId20" Type="http://schemas.openxmlformats.org/officeDocument/2006/relationships/oleObject" Target="embeddings/oleObject4.bin"/><Relationship Id="rId41" Type="http://schemas.openxmlformats.org/officeDocument/2006/relationships/oleObject" Target="embeddings/oleObject16.bin"/><Relationship Id="rId62" Type="http://schemas.openxmlformats.org/officeDocument/2006/relationships/image" Target="media/image27.png"/><Relationship Id="rId83" Type="http://schemas.openxmlformats.org/officeDocument/2006/relationships/image" Target="media/image41.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53.wmf"/><Relationship Id="rId12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8.png"/><Relationship Id="rId94" Type="http://schemas.openxmlformats.org/officeDocument/2006/relationships/image" Target="media/image47.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w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77D9B-5700-4727-AC85-C99D6C9B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7</TotalTime>
  <Pages>28</Pages>
  <Words>3367</Words>
  <Characters>19195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NGOC LAM 20182628</dc:creator>
  <cp:lastModifiedBy>PHAM NGOC LAM 20182628</cp:lastModifiedBy>
  <cp:revision>19</cp:revision>
  <cp:lastPrinted>2022-01-30T14:39:00Z</cp:lastPrinted>
  <dcterms:created xsi:type="dcterms:W3CDTF">2022-01-30T14:54:00Z</dcterms:created>
  <dcterms:modified xsi:type="dcterms:W3CDTF">2022-02-14T09:38:00Z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